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624503" w14:textId="38E521ED" w:rsidR="00535136" w:rsidRDefault="009E2D57" w:rsidP="003C3CED">
      <w:pPr>
        <w:pStyle w:val="Title"/>
        <w:ind w:firstLine="360"/>
        <w:jc w:val="center"/>
        <w:rPr>
          <w:lang w:val="en-GB"/>
        </w:rPr>
      </w:pPr>
      <w:r>
        <w:rPr>
          <w:lang w:val="en-GB"/>
        </w:rPr>
        <w:t>4.</w:t>
      </w:r>
      <w:r w:rsidR="00535136">
        <w:rPr>
          <w:lang w:val="en-GB"/>
        </w:rPr>
        <w:t>Discussion &amp; Results</w:t>
      </w:r>
    </w:p>
    <w:p w14:paraId="5EAE6CD2" w14:textId="77777777" w:rsidR="00DF11A8" w:rsidRDefault="009E2D57" w:rsidP="00DF11A8">
      <w:pPr>
        <w:pStyle w:val="Subtitle"/>
        <w:numPr>
          <w:ilvl w:val="0"/>
          <w:numId w:val="0"/>
        </w:numPr>
        <w:ind w:left="360"/>
        <w:jc w:val="center"/>
        <w:rPr>
          <w:lang w:val="en-GB"/>
        </w:rPr>
      </w:pPr>
      <w:r>
        <w:rPr>
          <w:lang w:val="en-GB"/>
        </w:rPr>
        <w:t xml:space="preserve">4.1 </w:t>
      </w:r>
      <w:r w:rsidR="00052B2D">
        <w:rPr>
          <w:lang w:val="en-GB"/>
        </w:rPr>
        <w:t>Object Classification</w:t>
      </w:r>
    </w:p>
    <w:p w14:paraId="04D3472D" w14:textId="6F2D0C59" w:rsidR="00DF11A8" w:rsidRPr="00DF11A8" w:rsidRDefault="00DF11A8" w:rsidP="00DF11A8">
      <w:pPr>
        <w:pStyle w:val="Subtitle"/>
        <w:numPr>
          <w:ilvl w:val="0"/>
          <w:numId w:val="0"/>
        </w:numPr>
        <w:ind w:left="360"/>
        <w:jc w:val="center"/>
        <w:rPr>
          <w:lang w:val="en-GB"/>
        </w:rPr>
      </w:pPr>
      <w:r>
        <w:rPr>
          <w:lang w:val="en-GB"/>
        </w:rPr>
        <w:t xml:space="preserve">4.1.1 </w:t>
      </w:r>
      <w:r w:rsidR="00E52948">
        <w:rPr>
          <w:lang w:val="en-GB"/>
        </w:rPr>
        <w:t>Metrics</w:t>
      </w:r>
    </w:p>
    <w:p w14:paraId="223C3E94" w14:textId="685385A1" w:rsidR="00535136" w:rsidRDefault="00221737" w:rsidP="00E964DD">
      <w:pPr>
        <w:ind w:firstLine="720"/>
        <w:jc w:val="both"/>
        <w:rPr>
          <w:lang w:val="en-GB"/>
        </w:rPr>
      </w:pPr>
      <w:r>
        <w:rPr>
          <w:lang w:val="en-GB"/>
        </w:rPr>
        <w:t xml:space="preserve">After conducting </w:t>
      </w:r>
      <w:r w:rsidR="00C25E97">
        <w:rPr>
          <w:lang w:val="en-GB"/>
        </w:rPr>
        <w:t>all the experiments described in the methodology,</w:t>
      </w:r>
      <w:r>
        <w:rPr>
          <w:lang w:val="en-GB"/>
        </w:rPr>
        <w:t xml:space="preserve"> the next step is to extract the results from each</w:t>
      </w:r>
      <w:ins w:id="0" w:author="Alan Gatt" w:date="2022-05-19T14:31:00Z">
        <w:r w:rsidR="000179E8">
          <w:rPr>
            <w:lang w:val="en-GB"/>
          </w:rPr>
          <w:t xml:space="preserve"> experiment</w:t>
        </w:r>
      </w:ins>
      <w:del w:id="1" w:author="Alan Gatt" w:date="2022-05-19T14:31:00Z">
        <w:r w:rsidDel="000179E8">
          <w:rPr>
            <w:lang w:val="en-GB"/>
          </w:rPr>
          <w:delText xml:space="preserve"> of the</w:delText>
        </w:r>
      </w:del>
      <w:r w:rsidR="00052B2D">
        <w:rPr>
          <w:lang w:val="en-GB"/>
        </w:rPr>
        <w:t xml:space="preserve">. In most studies, researchers opted to create a confusion matrix, where all the True Positives, True Negatives, False Positives and False Negative classifications would be </w:t>
      </w:r>
      <w:r w:rsidR="001F22FF">
        <w:rPr>
          <w:lang w:val="en-GB"/>
        </w:rPr>
        <w:t xml:space="preserve">noted. This deemed to be problematic because to identify such results, these had to be done manually by going through each image one by one. With a dataset of around four hundred and fifteen test images, this option would not be possible since it would take a very long time to do so, therefore this wasn’t possible. </w:t>
      </w:r>
    </w:p>
    <w:p w14:paraId="72573360" w14:textId="7A983546" w:rsidR="00CE4AE0" w:rsidRPr="00535136" w:rsidRDefault="001F22FF" w:rsidP="00E964DD">
      <w:pPr>
        <w:ind w:firstLine="720"/>
        <w:jc w:val="both"/>
        <w:rPr>
          <w:lang w:val="en-GB"/>
        </w:rPr>
      </w:pPr>
      <w:r>
        <w:rPr>
          <w:lang w:val="en-GB"/>
        </w:rPr>
        <w:t xml:space="preserve">Instead of </w:t>
      </w:r>
      <w:r w:rsidR="00221737">
        <w:rPr>
          <w:lang w:val="en-GB"/>
        </w:rPr>
        <w:t>using a confusion matrix,</w:t>
      </w:r>
      <w:r>
        <w:rPr>
          <w:lang w:val="en-GB"/>
        </w:rPr>
        <w:t xml:space="preserve"> </w:t>
      </w:r>
      <w:r w:rsidR="00221737">
        <w:rPr>
          <w:lang w:val="en-GB"/>
        </w:rPr>
        <w:t>three</w:t>
      </w:r>
      <w:r w:rsidR="00CE4AE0">
        <w:rPr>
          <w:lang w:val="en-GB"/>
        </w:rPr>
        <w:t xml:space="preserve"> tables </w:t>
      </w:r>
      <w:r w:rsidR="00221737">
        <w:rPr>
          <w:lang w:val="en-GB"/>
        </w:rPr>
        <w:t xml:space="preserve">each </w:t>
      </w:r>
      <w:r w:rsidR="00CE4AE0">
        <w:rPr>
          <w:lang w:val="en-GB"/>
        </w:rPr>
        <w:t xml:space="preserve">representing </w:t>
      </w:r>
      <w:r w:rsidR="00221737">
        <w:rPr>
          <w:lang w:val="en-GB"/>
        </w:rPr>
        <w:t xml:space="preserve">a </w:t>
      </w:r>
      <w:r w:rsidR="00CE4AE0">
        <w:rPr>
          <w:lang w:val="en-GB"/>
        </w:rPr>
        <w:t>configuration</w:t>
      </w:r>
      <w:r w:rsidR="00221737">
        <w:rPr>
          <w:lang w:val="en-GB"/>
        </w:rPr>
        <w:t xml:space="preserve"> were created.</w:t>
      </w:r>
      <w:r w:rsidR="00CE4AE0">
        <w:rPr>
          <w:lang w:val="en-GB"/>
        </w:rPr>
        <w:t xml:space="preserve"> </w:t>
      </w:r>
      <w:ins w:id="2" w:author="Alan Gatt" w:date="2022-05-02T07:56:00Z">
        <w:r w:rsidR="00221737">
          <w:rPr>
            <w:lang w:val="en-GB"/>
          </w:rPr>
          <w:t>E</w:t>
        </w:r>
      </w:ins>
      <w:r w:rsidR="00CE4AE0">
        <w:rPr>
          <w:lang w:val="en-GB"/>
        </w:rPr>
        <w:t xml:space="preserve">ach table would show the number of “Actual Classes” which are the number of labelled food objects in all of the images and the number of “Predicted Classes” for each of the six food items. This would give a general idea of how the model performed because it </w:t>
      </w:r>
      <w:r w:rsidR="00D53C3B">
        <w:rPr>
          <w:lang w:val="en-GB"/>
        </w:rPr>
        <w:t>would be</w:t>
      </w:r>
      <w:r w:rsidR="00CE4AE0">
        <w:rPr>
          <w:lang w:val="en-GB"/>
        </w:rPr>
        <w:t xml:space="preserve"> possible to see if the model classified more </w:t>
      </w:r>
      <w:r w:rsidR="00D53C3B">
        <w:rPr>
          <w:lang w:val="en-GB"/>
        </w:rPr>
        <w:t>objects</w:t>
      </w:r>
      <w:r w:rsidR="00CE4AE0">
        <w:rPr>
          <w:lang w:val="en-GB"/>
        </w:rPr>
        <w:t>, less or maybe even amount.</w:t>
      </w:r>
      <w:r w:rsidR="00D53C3B">
        <w:rPr>
          <w:lang w:val="en-GB"/>
        </w:rPr>
        <w:t xml:space="preserve"> These can be seen in the tables labelled “Configuration 1”, “Configuration 2” &amp; “</w:t>
      </w:r>
      <w:commentRangeStart w:id="3"/>
      <w:commentRangeStart w:id="4"/>
      <w:r w:rsidR="00D53C3B">
        <w:rPr>
          <w:lang w:val="en-GB"/>
        </w:rPr>
        <w:t>Configuration 3</w:t>
      </w:r>
      <w:commentRangeEnd w:id="3"/>
      <w:r w:rsidR="00221737">
        <w:rPr>
          <w:rStyle w:val="CommentReference"/>
        </w:rPr>
        <w:commentReference w:id="3"/>
      </w:r>
      <w:commentRangeEnd w:id="4"/>
      <w:r w:rsidR="009E2D57">
        <w:rPr>
          <w:rStyle w:val="CommentReference"/>
        </w:rPr>
        <w:commentReference w:id="4"/>
      </w:r>
      <w:r w:rsidR="00D53C3B">
        <w:rPr>
          <w:lang w:val="en-GB"/>
        </w:rPr>
        <w:t>”.</w:t>
      </w:r>
    </w:p>
    <w:p w14:paraId="06163478" w14:textId="17476CCC" w:rsidR="00CE4AE0" w:rsidRDefault="00CE4AE0" w:rsidP="00E964DD">
      <w:pPr>
        <w:pStyle w:val="Caption"/>
        <w:keepNext/>
        <w:jc w:val="both"/>
      </w:pPr>
      <w:r>
        <w:t xml:space="preserve">Configuration </w:t>
      </w:r>
      <w:fldSimple w:instr=" SEQ Configuration \* ARABIC ">
        <w:r w:rsidR="00D53C3B">
          <w:rPr>
            <w:noProof/>
          </w:rPr>
          <w:t>1</w:t>
        </w:r>
      </w:fldSimple>
    </w:p>
    <w:tbl>
      <w:tblPr>
        <w:tblStyle w:val="TableGrid"/>
        <w:tblW w:w="0" w:type="auto"/>
        <w:tblLook w:val="04A0" w:firstRow="1" w:lastRow="0" w:firstColumn="1" w:lastColumn="0" w:noHBand="0" w:noVBand="1"/>
      </w:tblPr>
      <w:tblGrid>
        <w:gridCol w:w="1169"/>
        <w:gridCol w:w="737"/>
        <w:gridCol w:w="1190"/>
        <w:gridCol w:w="993"/>
        <w:gridCol w:w="978"/>
        <w:gridCol w:w="978"/>
        <w:gridCol w:w="1000"/>
        <w:gridCol w:w="1002"/>
        <w:gridCol w:w="969"/>
      </w:tblGrid>
      <w:tr w:rsidR="00CE4AE0" w14:paraId="25AF6FC2" w14:textId="77777777" w:rsidTr="00CE4AE0">
        <w:tc>
          <w:tcPr>
            <w:tcW w:w="1092" w:type="dxa"/>
            <w:vAlign w:val="bottom"/>
          </w:tcPr>
          <w:p w14:paraId="405E63C3" w14:textId="77777777" w:rsidR="00CE4AE0" w:rsidRDefault="00CE4AE0" w:rsidP="00E964DD">
            <w:pPr>
              <w:jc w:val="both"/>
              <w:rPr>
                <w:lang w:val="en-GB"/>
              </w:rPr>
            </w:pPr>
          </w:p>
        </w:tc>
        <w:tc>
          <w:tcPr>
            <w:tcW w:w="746" w:type="dxa"/>
            <w:vAlign w:val="bottom"/>
          </w:tcPr>
          <w:p w14:paraId="00260078" w14:textId="0FBE922E" w:rsidR="00CE4AE0" w:rsidRDefault="00CE4AE0" w:rsidP="00E964DD">
            <w:pPr>
              <w:jc w:val="both"/>
              <w:rPr>
                <w:lang w:val="en-GB"/>
              </w:rPr>
            </w:pPr>
            <w:r>
              <w:rPr>
                <w:rFonts w:ascii="Calibri" w:hAnsi="Calibri" w:cs="Calibri"/>
                <w:color w:val="000000"/>
              </w:rPr>
              <w:t>Coin</w:t>
            </w:r>
          </w:p>
        </w:tc>
        <w:tc>
          <w:tcPr>
            <w:tcW w:w="1216" w:type="dxa"/>
            <w:vAlign w:val="bottom"/>
          </w:tcPr>
          <w:p w14:paraId="4CEC99CA" w14:textId="1CFAB5AC" w:rsidR="00CE4AE0" w:rsidRDefault="00CE4AE0" w:rsidP="00E964DD">
            <w:pPr>
              <w:jc w:val="both"/>
              <w:rPr>
                <w:lang w:val="en-GB"/>
              </w:rPr>
            </w:pPr>
            <w:r>
              <w:rPr>
                <w:rFonts w:ascii="Calibri" w:hAnsi="Calibri" w:cs="Calibri"/>
                <w:color w:val="000000"/>
              </w:rPr>
              <w:t>Ghaq Tal-Ghasel</w:t>
            </w:r>
          </w:p>
        </w:tc>
        <w:tc>
          <w:tcPr>
            <w:tcW w:w="997" w:type="dxa"/>
            <w:vAlign w:val="bottom"/>
          </w:tcPr>
          <w:p w14:paraId="2BD4BBF1" w14:textId="59183B7C" w:rsidR="00CE4AE0" w:rsidRDefault="00CE4AE0" w:rsidP="00E964DD">
            <w:pPr>
              <w:jc w:val="both"/>
              <w:rPr>
                <w:lang w:val="en-GB"/>
              </w:rPr>
            </w:pPr>
            <w:r>
              <w:rPr>
                <w:rFonts w:ascii="Calibri" w:hAnsi="Calibri" w:cs="Calibri"/>
                <w:color w:val="000000"/>
              </w:rPr>
              <w:t>Imqaret</w:t>
            </w:r>
          </w:p>
        </w:tc>
        <w:tc>
          <w:tcPr>
            <w:tcW w:w="989" w:type="dxa"/>
            <w:vAlign w:val="bottom"/>
          </w:tcPr>
          <w:p w14:paraId="1B3AE172" w14:textId="11AEE023" w:rsidR="00CE4AE0" w:rsidRDefault="00CE4AE0" w:rsidP="00E964DD">
            <w:pPr>
              <w:jc w:val="both"/>
              <w:rPr>
                <w:lang w:val="en-GB"/>
              </w:rPr>
            </w:pPr>
            <w:r>
              <w:rPr>
                <w:rFonts w:ascii="Calibri" w:hAnsi="Calibri" w:cs="Calibri"/>
                <w:color w:val="000000"/>
              </w:rPr>
              <w:t>Pastizz</w:t>
            </w:r>
          </w:p>
        </w:tc>
        <w:tc>
          <w:tcPr>
            <w:tcW w:w="989" w:type="dxa"/>
            <w:vAlign w:val="bottom"/>
          </w:tcPr>
          <w:p w14:paraId="3CE7A489" w14:textId="7CD95B41" w:rsidR="00CE4AE0" w:rsidRDefault="00CE4AE0" w:rsidP="00E964DD">
            <w:pPr>
              <w:jc w:val="both"/>
              <w:rPr>
                <w:lang w:val="en-GB"/>
              </w:rPr>
            </w:pPr>
            <w:r>
              <w:rPr>
                <w:rFonts w:ascii="Calibri" w:hAnsi="Calibri" w:cs="Calibri"/>
                <w:color w:val="000000"/>
              </w:rPr>
              <w:t>Zalzett Malti</w:t>
            </w:r>
          </w:p>
        </w:tc>
        <w:tc>
          <w:tcPr>
            <w:tcW w:w="1001" w:type="dxa"/>
            <w:vAlign w:val="bottom"/>
          </w:tcPr>
          <w:p w14:paraId="1D9FF89C" w14:textId="398EC3D3" w:rsidR="00CE4AE0" w:rsidRDefault="00CE4AE0" w:rsidP="00E964DD">
            <w:pPr>
              <w:jc w:val="both"/>
              <w:rPr>
                <w:lang w:val="en-GB"/>
              </w:rPr>
            </w:pPr>
            <w:r>
              <w:rPr>
                <w:rFonts w:ascii="Calibri" w:hAnsi="Calibri" w:cs="Calibri"/>
                <w:color w:val="000000"/>
              </w:rPr>
              <w:t>Gbejniet</w:t>
            </w:r>
          </w:p>
        </w:tc>
        <w:tc>
          <w:tcPr>
            <w:tcW w:w="1002" w:type="dxa"/>
            <w:vAlign w:val="bottom"/>
          </w:tcPr>
          <w:p w14:paraId="1D112E2C" w14:textId="34FB4F31" w:rsidR="00CE4AE0" w:rsidRDefault="00CE4AE0" w:rsidP="00E964DD">
            <w:pPr>
              <w:jc w:val="both"/>
              <w:rPr>
                <w:lang w:val="en-GB"/>
              </w:rPr>
            </w:pPr>
            <w:r>
              <w:rPr>
                <w:rFonts w:ascii="Calibri" w:hAnsi="Calibri" w:cs="Calibri"/>
                <w:color w:val="000000"/>
              </w:rPr>
              <w:t>Qassatat</w:t>
            </w:r>
          </w:p>
        </w:tc>
        <w:tc>
          <w:tcPr>
            <w:tcW w:w="984" w:type="dxa"/>
            <w:vAlign w:val="bottom"/>
          </w:tcPr>
          <w:p w14:paraId="37251BFC" w14:textId="2819E6F7" w:rsidR="00CE4AE0" w:rsidRDefault="00CE4AE0" w:rsidP="00E964DD">
            <w:pPr>
              <w:jc w:val="both"/>
              <w:rPr>
                <w:lang w:val="en-GB"/>
              </w:rPr>
            </w:pPr>
            <w:r>
              <w:rPr>
                <w:rFonts w:ascii="Calibri" w:hAnsi="Calibri" w:cs="Calibri"/>
                <w:color w:val="000000"/>
              </w:rPr>
              <w:t>Totals</w:t>
            </w:r>
          </w:p>
        </w:tc>
      </w:tr>
      <w:tr w:rsidR="00CE4AE0" w14:paraId="59475DB8" w14:textId="77777777" w:rsidTr="00CE4AE0">
        <w:tc>
          <w:tcPr>
            <w:tcW w:w="1092" w:type="dxa"/>
            <w:vAlign w:val="bottom"/>
          </w:tcPr>
          <w:p w14:paraId="565F3DD1" w14:textId="04BE553F" w:rsidR="00CE4AE0" w:rsidRDefault="00CE4AE0" w:rsidP="00E964DD">
            <w:pPr>
              <w:jc w:val="both"/>
              <w:rPr>
                <w:lang w:val="en-GB"/>
              </w:rPr>
            </w:pPr>
            <w:r>
              <w:rPr>
                <w:rFonts w:ascii="Calibri" w:hAnsi="Calibri" w:cs="Calibri"/>
                <w:b/>
                <w:bCs/>
                <w:color w:val="000000"/>
              </w:rPr>
              <w:t>Actual</w:t>
            </w:r>
          </w:p>
        </w:tc>
        <w:tc>
          <w:tcPr>
            <w:tcW w:w="746" w:type="dxa"/>
            <w:vAlign w:val="bottom"/>
          </w:tcPr>
          <w:p w14:paraId="1ED35AB0" w14:textId="14D8F841" w:rsidR="00CE4AE0" w:rsidRDefault="00CE4AE0" w:rsidP="00E964DD">
            <w:pPr>
              <w:jc w:val="both"/>
              <w:rPr>
                <w:lang w:val="en-GB"/>
              </w:rPr>
            </w:pPr>
            <w:r>
              <w:rPr>
                <w:rFonts w:ascii="Calibri" w:hAnsi="Calibri" w:cs="Calibri"/>
                <w:color w:val="000000"/>
              </w:rPr>
              <w:t>413</w:t>
            </w:r>
          </w:p>
        </w:tc>
        <w:tc>
          <w:tcPr>
            <w:tcW w:w="1216" w:type="dxa"/>
            <w:vAlign w:val="bottom"/>
          </w:tcPr>
          <w:p w14:paraId="2D4ACAA9" w14:textId="62B88916" w:rsidR="00CE4AE0" w:rsidRDefault="00CE4AE0" w:rsidP="00E964DD">
            <w:pPr>
              <w:jc w:val="both"/>
              <w:rPr>
                <w:lang w:val="en-GB"/>
              </w:rPr>
            </w:pPr>
            <w:r>
              <w:rPr>
                <w:rFonts w:ascii="Calibri" w:hAnsi="Calibri" w:cs="Calibri"/>
                <w:color w:val="000000"/>
              </w:rPr>
              <w:t>138</w:t>
            </w:r>
          </w:p>
        </w:tc>
        <w:tc>
          <w:tcPr>
            <w:tcW w:w="997" w:type="dxa"/>
            <w:vAlign w:val="bottom"/>
          </w:tcPr>
          <w:p w14:paraId="294D7C21" w14:textId="5C700907" w:rsidR="00CE4AE0" w:rsidRDefault="00CE4AE0" w:rsidP="00E964DD">
            <w:pPr>
              <w:jc w:val="both"/>
              <w:rPr>
                <w:lang w:val="en-GB"/>
              </w:rPr>
            </w:pPr>
            <w:r>
              <w:rPr>
                <w:rFonts w:ascii="Calibri" w:hAnsi="Calibri" w:cs="Calibri"/>
                <w:color w:val="000000"/>
              </w:rPr>
              <w:t>184</w:t>
            </w:r>
          </w:p>
        </w:tc>
        <w:tc>
          <w:tcPr>
            <w:tcW w:w="989" w:type="dxa"/>
            <w:vAlign w:val="bottom"/>
          </w:tcPr>
          <w:p w14:paraId="1C9FC373" w14:textId="51172AEF" w:rsidR="00CE4AE0" w:rsidRDefault="00CE4AE0" w:rsidP="00E964DD">
            <w:pPr>
              <w:jc w:val="both"/>
              <w:rPr>
                <w:lang w:val="en-GB"/>
              </w:rPr>
            </w:pPr>
            <w:r>
              <w:rPr>
                <w:rFonts w:ascii="Calibri" w:hAnsi="Calibri" w:cs="Calibri"/>
                <w:color w:val="000000"/>
              </w:rPr>
              <w:t>137</w:t>
            </w:r>
          </w:p>
        </w:tc>
        <w:tc>
          <w:tcPr>
            <w:tcW w:w="989" w:type="dxa"/>
            <w:vAlign w:val="bottom"/>
          </w:tcPr>
          <w:p w14:paraId="3819D4DD" w14:textId="00D6E10E" w:rsidR="00CE4AE0" w:rsidRDefault="00CE4AE0" w:rsidP="00E964DD">
            <w:pPr>
              <w:jc w:val="both"/>
              <w:rPr>
                <w:lang w:val="en-GB"/>
              </w:rPr>
            </w:pPr>
            <w:r>
              <w:rPr>
                <w:rFonts w:ascii="Calibri" w:hAnsi="Calibri" w:cs="Calibri"/>
                <w:color w:val="000000"/>
              </w:rPr>
              <w:t>92</w:t>
            </w:r>
          </w:p>
        </w:tc>
        <w:tc>
          <w:tcPr>
            <w:tcW w:w="1001" w:type="dxa"/>
            <w:vAlign w:val="bottom"/>
          </w:tcPr>
          <w:p w14:paraId="52080411" w14:textId="4E847B79" w:rsidR="00CE4AE0" w:rsidRDefault="00CE4AE0" w:rsidP="00E964DD">
            <w:pPr>
              <w:jc w:val="both"/>
              <w:rPr>
                <w:lang w:val="en-GB"/>
              </w:rPr>
            </w:pPr>
            <w:r>
              <w:rPr>
                <w:rFonts w:ascii="Calibri" w:hAnsi="Calibri" w:cs="Calibri"/>
                <w:color w:val="000000"/>
              </w:rPr>
              <w:t>0</w:t>
            </w:r>
          </w:p>
        </w:tc>
        <w:tc>
          <w:tcPr>
            <w:tcW w:w="1002" w:type="dxa"/>
            <w:vAlign w:val="bottom"/>
          </w:tcPr>
          <w:p w14:paraId="1890DB97" w14:textId="4B81C34C" w:rsidR="00CE4AE0" w:rsidRDefault="00CE4AE0" w:rsidP="00E964DD">
            <w:pPr>
              <w:jc w:val="both"/>
              <w:rPr>
                <w:lang w:val="en-GB"/>
              </w:rPr>
            </w:pPr>
            <w:r>
              <w:rPr>
                <w:rFonts w:ascii="Calibri" w:hAnsi="Calibri" w:cs="Calibri"/>
                <w:color w:val="000000"/>
              </w:rPr>
              <w:t>160</w:t>
            </w:r>
          </w:p>
        </w:tc>
        <w:tc>
          <w:tcPr>
            <w:tcW w:w="984" w:type="dxa"/>
            <w:vAlign w:val="bottom"/>
          </w:tcPr>
          <w:p w14:paraId="0844FA6A" w14:textId="4C2E26F5" w:rsidR="00CE4AE0" w:rsidRDefault="00CE4AE0" w:rsidP="00E964DD">
            <w:pPr>
              <w:jc w:val="both"/>
              <w:rPr>
                <w:lang w:val="en-GB"/>
              </w:rPr>
            </w:pPr>
            <w:r>
              <w:rPr>
                <w:rFonts w:ascii="Calibri" w:hAnsi="Calibri" w:cs="Calibri"/>
                <w:color w:val="000000"/>
              </w:rPr>
              <w:t>1124</w:t>
            </w:r>
          </w:p>
        </w:tc>
      </w:tr>
      <w:tr w:rsidR="00CE4AE0" w14:paraId="29C6836E" w14:textId="77777777" w:rsidTr="00CE4AE0">
        <w:tc>
          <w:tcPr>
            <w:tcW w:w="1092" w:type="dxa"/>
            <w:vAlign w:val="bottom"/>
          </w:tcPr>
          <w:p w14:paraId="21E331F0" w14:textId="21995182" w:rsidR="00CE4AE0" w:rsidRDefault="00CE4AE0" w:rsidP="00E964DD">
            <w:pPr>
              <w:jc w:val="both"/>
              <w:rPr>
                <w:lang w:val="en-GB"/>
              </w:rPr>
            </w:pPr>
            <w:r>
              <w:rPr>
                <w:rFonts w:ascii="Calibri" w:hAnsi="Calibri" w:cs="Calibri"/>
                <w:b/>
                <w:bCs/>
                <w:color w:val="000000"/>
              </w:rPr>
              <w:t>Predicted</w:t>
            </w:r>
          </w:p>
        </w:tc>
        <w:tc>
          <w:tcPr>
            <w:tcW w:w="746" w:type="dxa"/>
            <w:vAlign w:val="bottom"/>
          </w:tcPr>
          <w:p w14:paraId="23FF92B7" w14:textId="11D8AD2A" w:rsidR="00CE4AE0" w:rsidRDefault="00CE4AE0" w:rsidP="00E964DD">
            <w:pPr>
              <w:jc w:val="both"/>
              <w:rPr>
                <w:lang w:val="en-GB"/>
              </w:rPr>
            </w:pPr>
            <w:r>
              <w:rPr>
                <w:rFonts w:ascii="Calibri" w:hAnsi="Calibri" w:cs="Calibri"/>
                <w:color w:val="000000"/>
              </w:rPr>
              <w:t>416</w:t>
            </w:r>
          </w:p>
        </w:tc>
        <w:tc>
          <w:tcPr>
            <w:tcW w:w="1216" w:type="dxa"/>
            <w:vAlign w:val="bottom"/>
          </w:tcPr>
          <w:p w14:paraId="1EAC37BF" w14:textId="4077DBEE" w:rsidR="00CE4AE0" w:rsidRDefault="00CE4AE0" w:rsidP="00E964DD">
            <w:pPr>
              <w:jc w:val="both"/>
              <w:rPr>
                <w:lang w:val="en-GB"/>
              </w:rPr>
            </w:pPr>
            <w:r>
              <w:rPr>
                <w:rFonts w:ascii="Calibri" w:hAnsi="Calibri" w:cs="Calibri"/>
                <w:color w:val="000000"/>
              </w:rPr>
              <w:t>137</w:t>
            </w:r>
          </w:p>
        </w:tc>
        <w:tc>
          <w:tcPr>
            <w:tcW w:w="997" w:type="dxa"/>
            <w:vAlign w:val="bottom"/>
          </w:tcPr>
          <w:p w14:paraId="4FE355E1" w14:textId="513D11BA" w:rsidR="00CE4AE0" w:rsidRDefault="00CE4AE0" w:rsidP="00E964DD">
            <w:pPr>
              <w:jc w:val="both"/>
              <w:rPr>
                <w:lang w:val="en-GB"/>
              </w:rPr>
            </w:pPr>
            <w:r>
              <w:rPr>
                <w:rFonts w:ascii="Calibri" w:hAnsi="Calibri" w:cs="Calibri"/>
                <w:color w:val="000000"/>
              </w:rPr>
              <w:t>170</w:t>
            </w:r>
          </w:p>
        </w:tc>
        <w:tc>
          <w:tcPr>
            <w:tcW w:w="989" w:type="dxa"/>
            <w:vAlign w:val="bottom"/>
          </w:tcPr>
          <w:p w14:paraId="5F627B1E" w14:textId="2EDDE55D" w:rsidR="00CE4AE0" w:rsidRDefault="00CE4AE0" w:rsidP="00E964DD">
            <w:pPr>
              <w:jc w:val="both"/>
              <w:rPr>
                <w:lang w:val="en-GB"/>
              </w:rPr>
            </w:pPr>
            <w:r>
              <w:rPr>
                <w:rFonts w:ascii="Calibri" w:hAnsi="Calibri" w:cs="Calibri"/>
                <w:color w:val="000000"/>
              </w:rPr>
              <w:t>146</w:t>
            </w:r>
          </w:p>
        </w:tc>
        <w:tc>
          <w:tcPr>
            <w:tcW w:w="989" w:type="dxa"/>
            <w:vAlign w:val="bottom"/>
          </w:tcPr>
          <w:p w14:paraId="601A1AB1" w14:textId="11B4DDA1" w:rsidR="00CE4AE0" w:rsidRDefault="00CE4AE0" w:rsidP="00E964DD">
            <w:pPr>
              <w:jc w:val="both"/>
              <w:rPr>
                <w:lang w:val="en-GB"/>
              </w:rPr>
            </w:pPr>
            <w:r>
              <w:rPr>
                <w:rFonts w:ascii="Calibri" w:hAnsi="Calibri" w:cs="Calibri"/>
                <w:color w:val="000000"/>
              </w:rPr>
              <w:t>46</w:t>
            </w:r>
          </w:p>
        </w:tc>
        <w:tc>
          <w:tcPr>
            <w:tcW w:w="1001" w:type="dxa"/>
            <w:vAlign w:val="bottom"/>
          </w:tcPr>
          <w:p w14:paraId="647EEE9C" w14:textId="62A72FD8" w:rsidR="00CE4AE0" w:rsidRDefault="00CE4AE0" w:rsidP="00E964DD">
            <w:pPr>
              <w:jc w:val="both"/>
              <w:rPr>
                <w:lang w:val="en-GB"/>
              </w:rPr>
            </w:pPr>
            <w:r>
              <w:rPr>
                <w:rFonts w:ascii="Calibri" w:hAnsi="Calibri" w:cs="Calibri"/>
                <w:color w:val="000000"/>
              </w:rPr>
              <w:t>3</w:t>
            </w:r>
          </w:p>
        </w:tc>
        <w:tc>
          <w:tcPr>
            <w:tcW w:w="1002" w:type="dxa"/>
            <w:vAlign w:val="bottom"/>
          </w:tcPr>
          <w:p w14:paraId="7494CF9A" w14:textId="42E360D0" w:rsidR="00CE4AE0" w:rsidRDefault="00CE4AE0" w:rsidP="00E964DD">
            <w:pPr>
              <w:jc w:val="both"/>
              <w:rPr>
                <w:lang w:val="en-GB"/>
              </w:rPr>
            </w:pPr>
            <w:r>
              <w:rPr>
                <w:rFonts w:ascii="Calibri" w:hAnsi="Calibri" w:cs="Calibri"/>
                <w:color w:val="000000"/>
              </w:rPr>
              <w:t>166</w:t>
            </w:r>
          </w:p>
        </w:tc>
        <w:tc>
          <w:tcPr>
            <w:tcW w:w="984" w:type="dxa"/>
            <w:vAlign w:val="bottom"/>
          </w:tcPr>
          <w:p w14:paraId="0BED4D98" w14:textId="2805E242" w:rsidR="00CE4AE0" w:rsidRDefault="00CE4AE0" w:rsidP="00E964DD">
            <w:pPr>
              <w:keepNext/>
              <w:jc w:val="both"/>
              <w:rPr>
                <w:lang w:val="en-GB"/>
              </w:rPr>
            </w:pPr>
            <w:r>
              <w:rPr>
                <w:rFonts w:ascii="Calibri" w:hAnsi="Calibri" w:cs="Calibri"/>
                <w:color w:val="000000"/>
              </w:rPr>
              <w:t>1084</w:t>
            </w:r>
          </w:p>
        </w:tc>
      </w:tr>
      <w:tr w:rsidR="00777364" w14:paraId="73D5EE26" w14:textId="77777777" w:rsidTr="00CE4AE0">
        <w:tc>
          <w:tcPr>
            <w:tcW w:w="1092" w:type="dxa"/>
            <w:vAlign w:val="bottom"/>
          </w:tcPr>
          <w:p w14:paraId="1E3B8A5C" w14:textId="0A9B5170" w:rsidR="00777364" w:rsidRPr="00777364" w:rsidRDefault="00777364" w:rsidP="00E964DD">
            <w:pPr>
              <w:jc w:val="both"/>
              <w:rPr>
                <w:rFonts w:ascii="Calibri" w:hAnsi="Calibri" w:cs="Calibri"/>
                <w:b/>
                <w:bCs/>
                <w:color w:val="000000"/>
                <w:lang w:val="en-GB"/>
              </w:rPr>
            </w:pPr>
            <w:r>
              <w:rPr>
                <w:rFonts w:ascii="Calibri" w:hAnsi="Calibri" w:cs="Calibri"/>
                <w:b/>
                <w:bCs/>
                <w:color w:val="000000"/>
                <w:lang w:val="en-GB"/>
              </w:rPr>
              <w:t>Difference</w:t>
            </w:r>
          </w:p>
        </w:tc>
        <w:tc>
          <w:tcPr>
            <w:tcW w:w="746" w:type="dxa"/>
            <w:vAlign w:val="bottom"/>
          </w:tcPr>
          <w:p w14:paraId="6D37A185" w14:textId="42894696" w:rsidR="00777364" w:rsidRPr="00777364" w:rsidRDefault="00777364" w:rsidP="00E964DD">
            <w:pPr>
              <w:jc w:val="both"/>
              <w:rPr>
                <w:rFonts w:ascii="Calibri" w:hAnsi="Calibri" w:cs="Calibri"/>
                <w:color w:val="000000"/>
                <w:lang w:val="en-GB"/>
              </w:rPr>
            </w:pPr>
            <w:r>
              <w:rPr>
                <w:rFonts w:ascii="Calibri" w:hAnsi="Calibri" w:cs="Calibri"/>
                <w:color w:val="000000"/>
                <w:lang w:val="en-GB"/>
              </w:rPr>
              <w:t>+3</w:t>
            </w:r>
          </w:p>
        </w:tc>
        <w:tc>
          <w:tcPr>
            <w:tcW w:w="1216" w:type="dxa"/>
            <w:vAlign w:val="bottom"/>
          </w:tcPr>
          <w:p w14:paraId="0A3C4AB4" w14:textId="4EFC4041" w:rsidR="00777364" w:rsidRPr="00777364" w:rsidRDefault="00777364" w:rsidP="00E964DD">
            <w:pPr>
              <w:jc w:val="both"/>
              <w:rPr>
                <w:rFonts w:ascii="Calibri" w:hAnsi="Calibri" w:cs="Calibri"/>
                <w:color w:val="000000"/>
                <w:lang w:val="en-GB"/>
              </w:rPr>
            </w:pPr>
            <w:r>
              <w:rPr>
                <w:rFonts w:ascii="Calibri" w:hAnsi="Calibri" w:cs="Calibri"/>
                <w:color w:val="000000"/>
                <w:lang w:val="en-GB"/>
              </w:rPr>
              <w:t>-1</w:t>
            </w:r>
          </w:p>
        </w:tc>
        <w:tc>
          <w:tcPr>
            <w:tcW w:w="997" w:type="dxa"/>
            <w:vAlign w:val="bottom"/>
          </w:tcPr>
          <w:p w14:paraId="460A97B5" w14:textId="60B446D7" w:rsidR="00777364" w:rsidRPr="00777364" w:rsidRDefault="00777364" w:rsidP="00E964DD">
            <w:pPr>
              <w:jc w:val="both"/>
              <w:rPr>
                <w:rFonts w:ascii="Calibri" w:hAnsi="Calibri" w:cs="Calibri"/>
                <w:color w:val="000000"/>
                <w:lang w:val="en-GB"/>
              </w:rPr>
            </w:pPr>
            <w:r>
              <w:rPr>
                <w:rFonts w:ascii="Calibri" w:hAnsi="Calibri" w:cs="Calibri"/>
                <w:color w:val="000000"/>
                <w:lang w:val="en-GB"/>
              </w:rPr>
              <w:t>-14</w:t>
            </w:r>
          </w:p>
        </w:tc>
        <w:tc>
          <w:tcPr>
            <w:tcW w:w="989" w:type="dxa"/>
            <w:vAlign w:val="bottom"/>
          </w:tcPr>
          <w:p w14:paraId="1F6ADD10" w14:textId="6D76F43E" w:rsidR="00777364" w:rsidRPr="00777364" w:rsidRDefault="00777364" w:rsidP="00E964DD">
            <w:pPr>
              <w:jc w:val="both"/>
              <w:rPr>
                <w:rFonts w:ascii="Calibri" w:hAnsi="Calibri" w:cs="Calibri"/>
                <w:color w:val="000000"/>
                <w:lang w:val="en-GB"/>
              </w:rPr>
            </w:pPr>
            <w:r>
              <w:rPr>
                <w:rFonts w:ascii="Calibri" w:hAnsi="Calibri" w:cs="Calibri"/>
                <w:color w:val="000000"/>
                <w:lang w:val="en-GB"/>
              </w:rPr>
              <w:t>+9</w:t>
            </w:r>
          </w:p>
        </w:tc>
        <w:tc>
          <w:tcPr>
            <w:tcW w:w="989" w:type="dxa"/>
            <w:vAlign w:val="bottom"/>
          </w:tcPr>
          <w:p w14:paraId="61AF6E46" w14:textId="0CBAD1B9" w:rsidR="00777364" w:rsidRPr="00777364" w:rsidRDefault="00777364" w:rsidP="00E964DD">
            <w:pPr>
              <w:jc w:val="both"/>
              <w:rPr>
                <w:rFonts w:ascii="Calibri" w:hAnsi="Calibri" w:cs="Calibri"/>
                <w:color w:val="000000"/>
                <w:lang w:val="en-GB"/>
              </w:rPr>
            </w:pPr>
            <w:r>
              <w:rPr>
                <w:rFonts w:ascii="Calibri" w:hAnsi="Calibri" w:cs="Calibri"/>
                <w:color w:val="000000"/>
                <w:lang w:val="en-GB"/>
              </w:rPr>
              <w:t>-46</w:t>
            </w:r>
          </w:p>
        </w:tc>
        <w:tc>
          <w:tcPr>
            <w:tcW w:w="1001" w:type="dxa"/>
            <w:vAlign w:val="bottom"/>
          </w:tcPr>
          <w:p w14:paraId="22266DDD" w14:textId="50A039DA" w:rsidR="00777364" w:rsidRPr="00777364" w:rsidRDefault="00777364" w:rsidP="00E964DD">
            <w:pPr>
              <w:jc w:val="both"/>
              <w:rPr>
                <w:rFonts w:ascii="Calibri" w:hAnsi="Calibri" w:cs="Calibri"/>
                <w:color w:val="000000"/>
                <w:lang w:val="en-GB"/>
              </w:rPr>
            </w:pPr>
            <w:r>
              <w:rPr>
                <w:rFonts w:ascii="Calibri" w:hAnsi="Calibri" w:cs="Calibri"/>
                <w:color w:val="000000"/>
                <w:lang w:val="en-GB"/>
              </w:rPr>
              <w:t>+3</w:t>
            </w:r>
          </w:p>
        </w:tc>
        <w:tc>
          <w:tcPr>
            <w:tcW w:w="1002" w:type="dxa"/>
            <w:vAlign w:val="bottom"/>
          </w:tcPr>
          <w:p w14:paraId="3751897B" w14:textId="5CB2ABDE" w:rsidR="00777364" w:rsidRPr="00777364" w:rsidRDefault="00777364" w:rsidP="00E964DD">
            <w:pPr>
              <w:jc w:val="both"/>
              <w:rPr>
                <w:rFonts w:ascii="Calibri" w:hAnsi="Calibri" w:cs="Calibri"/>
                <w:color w:val="000000"/>
                <w:lang w:val="en-GB"/>
              </w:rPr>
            </w:pPr>
            <w:r>
              <w:rPr>
                <w:rFonts w:ascii="Calibri" w:hAnsi="Calibri" w:cs="Calibri"/>
                <w:color w:val="000000"/>
                <w:lang w:val="en-GB"/>
              </w:rPr>
              <w:t>+6</w:t>
            </w:r>
          </w:p>
        </w:tc>
        <w:tc>
          <w:tcPr>
            <w:tcW w:w="984" w:type="dxa"/>
            <w:vAlign w:val="bottom"/>
          </w:tcPr>
          <w:p w14:paraId="4E14177D" w14:textId="15C45BC1" w:rsidR="00777364" w:rsidRPr="00777364" w:rsidRDefault="00777364" w:rsidP="00E964DD">
            <w:pPr>
              <w:keepNext/>
              <w:jc w:val="both"/>
              <w:rPr>
                <w:rFonts w:ascii="Calibri" w:hAnsi="Calibri" w:cs="Calibri"/>
                <w:color w:val="000000"/>
                <w:lang w:val="en-GB"/>
              </w:rPr>
            </w:pPr>
            <w:r>
              <w:rPr>
                <w:rFonts w:ascii="Calibri" w:hAnsi="Calibri" w:cs="Calibri"/>
                <w:color w:val="000000"/>
                <w:lang w:val="en-GB"/>
              </w:rPr>
              <w:t>-40</w:t>
            </w:r>
          </w:p>
        </w:tc>
      </w:tr>
    </w:tbl>
    <w:p w14:paraId="5C90C0FE" w14:textId="10F0CCD3" w:rsidR="001F22FF" w:rsidRDefault="001F22FF" w:rsidP="00E964DD">
      <w:pPr>
        <w:pStyle w:val="Caption"/>
        <w:jc w:val="both"/>
      </w:pPr>
    </w:p>
    <w:p w14:paraId="15A17EBF" w14:textId="2DAD793A" w:rsidR="00D53C3B" w:rsidRDefault="00D53C3B" w:rsidP="00E964DD">
      <w:pPr>
        <w:pStyle w:val="Caption"/>
        <w:keepNext/>
        <w:jc w:val="both"/>
      </w:pPr>
      <w:r>
        <w:t xml:space="preserve">Configuration </w:t>
      </w:r>
      <w:fldSimple w:instr=" SEQ Configuration \* ARABIC ">
        <w:r>
          <w:rPr>
            <w:noProof/>
          </w:rPr>
          <w:t>2</w:t>
        </w:r>
      </w:fldSimple>
    </w:p>
    <w:tbl>
      <w:tblPr>
        <w:tblStyle w:val="TableGrid"/>
        <w:tblW w:w="0" w:type="auto"/>
        <w:tblLook w:val="04A0" w:firstRow="1" w:lastRow="0" w:firstColumn="1" w:lastColumn="0" w:noHBand="0" w:noVBand="1"/>
      </w:tblPr>
      <w:tblGrid>
        <w:gridCol w:w="1169"/>
        <w:gridCol w:w="737"/>
        <w:gridCol w:w="1190"/>
        <w:gridCol w:w="993"/>
        <w:gridCol w:w="978"/>
        <w:gridCol w:w="978"/>
        <w:gridCol w:w="1000"/>
        <w:gridCol w:w="1002"/>
        <w:gridCol w:w="969"/>
      </w:tblGrid>
      <w:tr w:rsidR="00D53C3B" w14:paraId="2181B800" w14:textId="77777777" w:rsidTr="00D53C3B">
        <w:tc>
          <w:tcPr>
            <w:tcW w:w="1092" w:type="dxa"/>
            <w:vAlign w:val="bottom"/>
          </w:tcPr>
          <w:p w14:paraId="595F3F57" w14:textId="77777777" w:rsidR="00D53C3B" w:rsidRDefault="00D53C3B" w:rsidP="00E964DD">
            <w:pPr>
              <w:jc w:val="both"/>
              <w:rPr>
                <w:lang w:val="en-GB"/>
              </w:rPr>
            </w:pPr>
          </w:p>
        </w:tc>
        <w:tc>
          <w:tcPr>
            <w:tcW w:w="746" w:type="dxa"/>
            <w:vAlign w:val="bottom"/>
          </w:tcPr>
          <w:p w14:paraId="360DD1AF" w14:textId="163BBE49" w:rsidR="00D53C3B" w:rsidRDefault="00D53C3B" w:rsidP="00E964DD">
            <w:pPr>
              <w:jc w:val="both"/>
              <w:rPr>
                <w:lang w:val="en-GB"/>
              </w:rPr>
            </w:pPr>
            <w:r>
              <w:rPr>
                <w:rFonts w:ascii="Calibri" w:hAnsi="Calibri" w:cs="Calibri"/>
                <w:color w:val="000000"/>
              </w:rPr>
              <w:t>Coin</w:t>
            </w:r>
          </w:p>
        </w:tc>
        <w:tc>
          <w:tcPr>
            <w:tcW w:w="1216" w:type="dxa"/>
            <w:vAlign w:val="bottom"/>
          </w:tcPr>
          <w:p w14:paraId="4B3201B0" w14:textId="0CFFC666" w:rsidR="00D53C3B" w:rsidRDefault="00D53C3B" w:rsidP="00E964DD">
            <w:pPr>
              <w:jc w:val="both"/>
              <w:rPr>
                <w:lang w:val="en-GB"/>
              </w:rPr>
            </w:pPr>
            <w:r>
              <w:rPr>
                <w:rFonts w:ascii="Calibri" w:hAnsi="Calibri" w:cs="Calibri"/>
                <w:color w:val="000000"/>
              </w:rPr>
              <w:t>Ghaq Tal-Ghasel</w:t>
            </w:r>
          </w:p>
        </w:tc>
        <w:tc>
          <w:tcPr>
            <w:tcW w:w="997" w:type="dxa"/>
            <w:vAlign w:val="bottom"/>
          </w:tcPr>
          <w:p w14:paraId="587791FB" w14:textId="4B6ADC4B" w:rsidR="00D53C3B" w:rsidRDefault="00D53C3B" w:rsidP="00E964DD">
            <w:pPr>
              <w:jc w:val="both"/>
              <w:rPr>
                <w:lang w:val="en-GB"/>
              </w:rPr>
            </w:pPr>
            <w:r>
              <w:rPr>
                <w:rFonts w:ascii="Calibri" w:hAnsi="Calibri" w:cs="Calibri"/>
                <w:color w:val="000000"/>
              </w:rPr>
              <w:t>Imqaret</w:t>
            </w:r>
          </w:p>
        </w:tc>
        <w:tc>
          <w:tcPr>
            <w:tcW w:w="989" w:type="dxa"/>
            <w:vAlign w:val="bottom"/>
          </w:tcPr>
          <w:p w14:paraId="7E282A3D" w14:textId="5D920DA6" w:rsidR="00D53C3B" w:rsidRDefault="00D53C3B" w:rsidP="00E964DD">
            <w:pPr>
              <w:jc w:val="both"/>
              <w:rPr>
                <w:lang w:val="en-GB"/>
              </w:rPr>
            </w:pPr>
            <w:r>
              <w:rPr>
                <w:rFonts w:ascii="Calibri" w:hAnsi="Calibri" w:cs="Calibri"/>
                <w:color w:val="000000"/>
              </w:rPr>
              <w:t>Pastizz</w:t>
            </w:r>
          </w:p>
        </w:tc>
        <w:tc>
          <w:tcPr>
            <w:tcW w:w="989" w:type="dxa"/>
            <w:vAlign w:val="bottom"/>
          </w:tcPr>
          <w:p w14:paraId="65E9611E" w14:textId="4722826E" w:rsidR="00D53C3B" w:rsidRDefault="00D53C3B" w:rsidP="00E964DD">
            <w:pPr>
              <w:jc w:val="both"/>
              <w:rPr>
                <w:lang w:val="en-GB"/>
              </w:rPr>
            </w:pPr>
            <w:r>
              <w:rPr>
                <w:rFonts w:ascii="Calibri" w:hAnsi="Calibri" w:cs="Calibri"/>
                <w:color w:val="000000"/>
              </w:rPr>
              <w:t>Zalzett Malti</w:t>
            </w:r>
          </w:p>
        </w:tc>
        <w:tc>
          <w:tcPr>
            <w:tcW w:w="1001" w:type="dxa"/>
            <w:vAlign w:val="bottom"/>
          </w:tcPr>
          <w:p w14:paraId="453F9896" w14:textId="11F289BC" w:rsidR="00D53C3B" w:rsidRDefault="00D53C3B" w:rsidP="00E964DD">
            <w:pPr>
              <w:jc w:val="both"/>
              <w:rPr>
                <w:lang w:val="en-GB"/>
              </w:rPr>
            </w:pPr>
            <w:r>
              <w:rPr>
                <w:rFonts w:ascii="Calibri" w:hAnsi="Calibri" w:cs="Calibri"/>
                <w:color w:val="000000"/>
              </w:rPr>
              <w:t>Gbejniet</w:t>
            </w:r>
          </w:p>
        </w:tc>
        <w:tc>
          <w:tcPr>
            <w:tcW w:w="1002" w:type="dxa"/>
            <w:vAlign w:val="bottom"/>
          </w:tcPr>
          <w:p w14:paraId="33CD806B" w14:textId="209AA79F" w:rsidR="00D53C3B" w:rsidRDefault="00D53C3B" w:rsidP="00E964DD">
            <w:pPr>
              <w:jc w:val="both"/>
              <w:rPr>
                <w:lang w:val="en-GB"/>
              </w:rPr>
            </w:pPr>
            <w:r>
              <w:rPr>
                <w:rFonts w:ascii="Calibri" w:hAnsi="Calibri" w:cs="Calibri"/>
                <w:color w:val="000000"/>
              </w:rPr>
              <w:t>Qassatat</w:t>
            </w:r>
          </w:p>
        </w:tc>
        <w:tc>
          <w:tcPr>
            <w:tcW w:w="984" w:type="dxa"/>
            <w:vAlign w:val="bottom"/>
          </w:tcPr>
          <w:p w14:paraId="6DC45F1C" w14:textId="681D4CAF" w:rsidR="00D53C3B" w:rsidRDefault="00D53C3B" w:rsidP="00E964DD">
            <w:pPr>
              <w:jc w:val="both"/>
              <w:rPr>
                <w:lang w:val="en-GB"/>
              </w:rPr>
            </w:pPr>
            <w:r>
              <w:rPr>
                <w:rFonts w:ascii="Calibri" w:hAnsi="Calibri" w:cs="Calibri"/>
                <w:color w:val="000000"/>
              </w:rPr>
              <w:t>Totals</w:t>
            </w:r>
          </w:p>
        </w:tc>
      </w:tr>
      <w:tr w:rsidR="00D53C3B" w14:paraId="11EB3EAE" w14:textId="77777777" w:rsidTr="00D53C3B">
        <w:tc>
          <w:tcPr>
            <w:tcW w:w="1092" w:type="dxa"/>
            <w:vAlign w:val="bottom"/>
          </w:tcPr>
          <w:p w14:paraId="087C912D" w14:textId="4713D22E" w:rsidR="00D53C3B" w:rsidRDefault="00D53C3B" w:rsidP="00E964DD">
            <w:pPr>
              <w:jc w:val="both"/>
              <w:rPr>
                <w:lang w:val="en-GB"/>
              </w:rPr>
            </w:pPr>
            <w:r>
              <w:rPr>
                <w:rFonts w:ascii="Calibri" w:hAnsi="Calibri" w:cs="Calibri"/>
                <w:b/>
                <w:bCs/>
                <w:color w:val="000000"/>
              </w:rPr>
              <w:t>Actual</w:t>
            </w:r>
          </w:p>
        </w:tc>
        <w:tc>
          <w:tcPr>
            <w:tcW w:w="746" w:type="dxa"/>
            <w:vAlign w:val="bottom"/>
          </w:tcPr>
          <w:p w14:paraId="2DDA0F2A" w14:textId="5E730B2C" w:rsidR="00D53C3B" w:rsidRDefault="00D53C3B" w:rsidP="00E964DD">
            <w:pPr>
              <w:jc w:val="both"/>
              <w:rPr>
                <w:lang w:val="en-GB"/>
              </w:rPr>
            </w:pPr>
            <w:r>
              <w:rPr>
                <w:rFonts w:ascii="Calibri" w:hAnsi="Calibri" w:cs="Calibri"/>
                <w:color w:val="000000"/>
              </w:rPr>
              <w:t>413</w:t>
            </w:r>
          </w:p>
        </w:tc>
        <w:tc>
          <w:tcPr>
            <w:tcW w:w="1216" w:type="dxa"/>
            <w:vAlign w:val="bottom"/>
          </w:tcPr>
          <w:p w14:paraId="2184915B" w14:textId="7E80765D" w:rsidR="00D53C3B" w:rsidRDefault="00D53C3B" w:rsidP="00E964DD">
            <w:pPr>
              <w:jc w:val="both"/>
              <w:rPr>
                <w:lang w:val="en-GB"/>
              </w:rPr>
            </w:pPr>
            <w:r>
              <w:rPr>
                <w:rFonts w:ascii="Calibri" w:hAnsi="Calibri" w:cs="Calibri"/>
                <w:color w:val="000000"/>
              </w:rPr>
              <w:t>69</w:t>
            </w:r>
          </w:p>
        </w:tc>
        <w:tc>
          <w:tcPr>
            <w:tcW w:w="997" w:type="dxa"/>
            <w:vAlign w:val="bottom"/>
          </w:tcPr>
          <w:p w14:paraId="75C91464" w14:textId="2149D6C2" w:rsidR="00D53C3B" w:rsidRDefault="00D53C3B" w:rsidP="00E964DD">
            <w:pPr>
              <w:jc w:val="both"/>
              <w:rPr>
                <w:lang w:val="en-GB"/>
              </w:rPr>
            </w:pPr>
            <w:r>
              <w:rPr>
                <w:rFonts w:ascii="Calibri" w:hAnsi="Calibri" w:cs="Calibri"/>
                <w:color w:val="000000"/>
              </w:rPr>
              <w:t>138</w:t>
            </w:r>
          </w:p>
        </w:tc>
        <w:tc>
          <w:tcPr>
            <w:tcW w:w="989" w:type="dxa"/>
            <w:vAlign w:val="bottom"/>
          </w:tcPr>
          <w:p w14:paraId="3E203358" w14:textId="28C08574" w:rsidR="00D53C3B" w:rsidRDefault="00D53C3B" w:rsidP="00E964DD">
            <w:pPr>
              <w:jc w:val="both"/>
              <w:rPr>
                <w:lang w:val="en-GB"/>
              </w:rPr>
            </w:pPr>
            <w:r>
              <w:rPr>
                <w:rFonts w:ascii="Calibri" w:hAnsi="Calibri" w:cs="Calibri"/>
                <w:color w:val="000000"/>
              </w:rPr>
              <w:t>114</w:t>
            </w:r>
          </w:p>
        </w:tc>
        <w:tc>
          <w:tcPr>
            <w:tcW w:w="989" w:type="dxa"/>
            <w:vAlign w:val="bottom"/>
          </w:tcPr>
          <w:p w14:paraId="745E89E9" w14:textId="7CCC76B9" w:rsidR="00D53C3B" w:rsidRDefault="00D53C3B" w:rsidP="00E964DD">
            <w:pPr>
              <w:jc w:val="both"/>
              <w:rPr>
                <w:lang w:val="en-GB"/>
              </w:rPr>
            </w:pPr>
            <w:r>
              <w:rPr>
                <w:rFonts w:ascii="Calibri" w:hAnsi="Calibri" w:cs="Calibri"/>
                <w:color w:val="000000"/>
              </w:rPr>
              <w:t>138</w:t>
            </w:r>
          </w:p>
        </w:tc>
        <w:tc>
          <w:tcPr>
            <w:tcW w:w="1001" w:type="dxa"/>
            <w:vAlign w:val="bottom"/>
          </w:tcPr>
          <w:p w14:paraId="69DDB2C4" w14:textId="4AF39144" w:rsidR="00D53C3B" w:rsidRDefault="00D53C3B" w:rsidP="00E964DD">
            <w:pPr>
              <w:jc w:val="both"/>
              <w:rPr>
                <w:lang w:val="en-GB"/>
              </w:rPr>
            </w:pPr>
            <w:r>
              <w:rPr>
                <w:rFonts w:ascii="Calibri" w:hAnsi="Calibri" w:cs="Calibri"/>
                <w:color w:val="000000"/>
              </w:rPr>
              <w:t>92</w:t>
            </w:r>
          </w:p>
        </w:tc>
        <w:tc>
          <w:tcPr>
            <w:tcW w:w="1002" w:type="dxa"/>
            <w:vAlign w:val="bottom"/>
          </w:tcPr>
          <w:p w14:paraId="7920049B" w14:textId="7D18B37E" w:rsidR="00D53C3B" w:rsidRDefault="00D53C3B" w:rsidP="00E964DD">
            <w:pPr>
              <w:jc w:val="both"/>
              <w:rPr>
                <w:lang w:val="en-GB"/>
              </w:rPr>
            </w:pPr>
            <w:r>
              <w:rPr>
                <w:rFonts w:ascii="Calibri" w:hAnsi="Calibri" w:cs="Calibri"/>
                <w:color w:val="000000"/>
              </w:rPr>
              <w:t>183</w:t>
            </w:r>
          </w:p>
        </w:tc>
        <w:tc>
          <w:tcPr>
            <w:tcW w:w="984" w:type="dxa"/>
            <w:vAlign w:val="bottom"/>
          </w:tcPr>
          <w:p w14:paraId="5C5DB4BB" w14:textId="37AAE827" w:rsidR="00D53C3B" w:rsidRDefault="00D53C3B" w:rsidP="00E964DD">
            <w:pPr>
              <w:jc w:val="both"/>
              <w:rPr>
                <w:lang w:val="en-GB"/>
              </w:rPr>
            </w:pPr>
            <w:r>
              <w:rPr>
                <w:rFonts w:ascii="Calibri" w:hAnsi="Calibri" w:cs="Calibri"/>
                <w:color w:val="000000"/>
              </w:rPr>
              <w:t>1147</w:t>
            </w:r>
          </w:p>
        </w:tc>
      </w:tr>
      <w:tr w:rsidR="00D53C3B" w14:paraId="656364A1" w14:textId="77777777" w:rsidTr="00D53C3B">
        <w:tc>
          <w:tcPr>
            <w:tcW w:w="1092" w:type="dxa"/>
            <w:vAlign w:val="bottom"/>
          </w:tcPr>
          <w:p w14:paraId="08D05D66" w14:textId="3298F1EA" w:rsidR="00D53C3B" w:rsidRDefault="00D53C3B" w:rsidP="00E964DD">
            <w:pPr>
              <w:jc w:val="both"/>
              <w:rPr>
                <w:lang w:val="en-GB"/>
              </w:rPr>
            </w:pPr>
            <w:r>
              <w:rPr>
                <w:rFonts w:ascii="Calibri" w:hAnsi="Calibri" w:cs="Calibri"/>
                <w:b/>
                <w:bCs/>
                <w:color w:val="000000"/>
              </w:rPr>
              <w:t>Predicted</w:t>
            </w:r>
          </w:p>
        </w:tc>
        <w:tc>
          <w:tcPr>
            <w:tcW w:w="746" w:type="dxa"/>
            <w:vAlign w:val="bottom"/>
          </w:tcPr>
          <w:p w14:paraId="3C9BD0C5" w14:textId="30857E5E" w:rsidR="00D53C3B" w:rsidRDefault="00D53C3B" w:rsidP="00E964DD">
            <w:pPr>
              <w:jc w:val="both"/>
              <w:rPr>
                <w:lang w:val="en-GB"/>
              </w:rPr>
            </w:pPr>
            <w:r>
              <w:rPr>
                <w:rFonts w:ascii="Calibri" w:hAnsi="Calibri" w:cs="Calibri"/>
                <w:color w:val="000000"/>
              </w:rPr>
              <w:t>433</w:t>
            </w:r>
          </w:p>
        </w:tc>
        <w:tc>
          <w:tcPr>
            <w:tcW w:w="1216" w:type="dxa"/>
            <w:vAlign w:val="bottom"/>
          </w:tcPr>
          <w:p w14:paraId="40A4F0AE" w14:textId="0C4DA642" w:rsidR="00D53C3B" w:rsidRDefault="00D53C3B" w:rsidP="00E964DD">
            <w:pPr>
              <w:jc w:val="both"/>
              <w:rPr>
                <w:lang w:val="en-GB"/>
              </w:rPr>
            </w:pPr>
            <w:r>
              <w:rPr>
                <w:rFonts w:ascii="Calibri" w:hAnsi="Calibri" w:cs="Calibri"/>
                <w:color w:val="000000"/>
              </w:rPr>
              <w:t>78</w:t>
            </w:r>
          </w:p>
        </w:tc>
        <w:tc>
          <w:tcPr>
            <w:tcW w:w="997" w:type="dxa"/>
            <w:vAlign w:val="bottom"/>
          </w:tcPr>
          <w:p w14:paraId="12B21842" w14:textId="19EFD7BE" w:rsidR="00D53C3B" w:rsidRDefault="00D53C3B" w:rsidP="00E964DD">
            <w:pPr>
              <w:jc w:val="both"/>
              <w:rPr>
                <w:lang w:val="en-GB"/>
              </w:rPr>
            </w:pPr>
            <w:r>
              <w:rPr>
                <w:rFonts w:ascii="Calibri" w:hAnsi="Calibri" w:cs="Calibri"/>
                <w:color w:val="000000"/>
              </w:rPr>
              <w:t>192</w:t>
            </w:r>
          </w:p>
        </w:tc>
        <w:tc>
          <w:tcPr>
            <w:tcW w:w="989" w:type="dxa"/>
            <w:vAlign w:val="bottom"/>
          </w:tcPr>
          <w:p w14:paraId="555955AC" w14:textId="21345C7B" w:rsidR="00D53C3B" w:rsidRDefault="00D53C3B" w:rsidP="00E964DD">
            <w:pPr>
              <w:jc w:val="both"/>
              <w:rPr>
                <w:lang w:val="en-GB"/>
              </w:rPr>
            </w:pPr>
            <w:r>
              <w:rPr>
                <w:rFonts w:ascii="Calibri" w:hAnsi="Calibri" w:cs="Calibri"/>
                <w:color w:val="000000"/>
              </w:rPr>
              <w:t>140</w:t>
            </w:r>
          </w:p>
        </w:tc>
        <w:tc>
          <w:tcPr>
            <w:tcW w:w="989" w:type="dxa"/>
            <w:vAlign w:val="bottom"/>
          </w:tcPr>
          <w:p w14:paraId="5F387C14" w14:textId="70CCA6F5" w:rsidR="00D53C3B" w:rsidRDefault="00D53C3B" w:rsidP="00E964DD">
            <w:pPr>
              <w:jc w:val="both"/>
              <w:rPr>
                <w:lang w:val="en-GB"/>
              </w:rPr>
            </w:pPr>
            <w:r>
              <w:rPr>
                <w:rFonts w:ascii="Calibri" w:hAnsi="Calibri" w:cs="Calibri"/>
                <w:color w:val="000000"/>
              </w:rPr>
              <w:t>145</w:t>
            </w:r>
          </w:p>
        </w:tc>
        <w:tc>
          <w:tcPr>
            <w:tcW w:w="1001" w:type="dxa"/>
            <w:vAlign w:val="bottom"/>
          </w:tcPr>
          <w:p w14:paraId="14FCE7E1" w14:textId="762E01C2" w:rsidR="00D53C3B" w:rsidRDefault="00D53C3B" w:rsidP="00E964DD">
            <w:pPr>
              <w:jc w:val="both"/>
              <w:rPr>
                <w:lang w:val="en-GB"/>
              </w:rPr>
            </w:pPr>
            <w:r>
              <w:rPr>
                <w:rFonts w:ascii="Calibri" w:hAnsi="Calibri" w:cs="Calibri"/>
                <w:color w:val="000000"/>
              </w:rPr>
              <w:t>95</w:t>
            </w:r>
          </w:p>
        </w:tc>
        <w:tc>
          <w:tcPr>
            <w:tcW w:w="1002" w:type="dxa"/>
            <w:vAlign w:val="bottom"/>
          </w:tcPr>
          <w:p w14:paraId="455869B2" w14:textId="5E0659F3" w:rsidR="00D53C3B" w:rsidRDefault="00D53C3B" w:rsidP="00E964DD">
            <w:pPr>
              <w:jc w:val="both"/>
              <w:rPr>
                <w:lang w:val="en-GB"/>
              </w:rPr>
            </w:pPr>
            <w:r>
              <w:rPr>
                <w:rFonts w:ascii="Calibri" w:hAnsi="Calibri" w:cs="Calibri"/>
                <w:color w:val="000000"/>
              </w:rPr>
              <w:t>183</w:t>
            </w:r>
          </w:p>
        </w:tc>
        <w:tc>
          <w:tcPr>
            <w:tcW w:w="984" w:type="dxa"/>
            <w:vAlign w:val="bottom"/>
          </w:tcPr>
          <w:p w14:paraId="6BDBAC06" w14:textId="34B59D77" w:rsidR="00D53C3B" w:rsidRDefault="00D53C3B" w:rsidP="00E964DD">
            <w:pPr>
              <w:jc w:val="both"/>
              <w:rPr>
                <w:lang w:val="en-GB"/>
              </w:rPr>
            </w:pPr>
            <w:r>
              <w:rPr>
                <w:rFonts w:ascii="Calibri" w:hAnsi="Calibri" w:cs="Calibri"/>
                <w:color w:val="000000"/>
              </w:rPr>
              <w:t>1266</w:t>
            </w:r>
          </w:p>
        </w:tc>
      </w:tr>
      <w:tr w:rsidR="00777364" w14:paraId="703438BF" w14:textId="77777777" w:rsidTr="00D53C3B">
        <w:tc>
          <w:tcPr>
            <w:tcW w:w="1092" w:type="dxa"/>
            <w:vAlign w:val="bottom"/>
          </w:tcPr>
          <w:p w14:paraId="732FCBBC" w14:textId="7EA17133" w:rsidR="00777364" w:rsidRPr="00777364" w:rsidRDefault="00777364" w:rsidP="00E964DD">
            <w:pPr>
              <w:jc w:val="both"/>
              <w:rPr>
                <w:rFonts w:ascii="Calibri" w:hAnsi="Calibri" w:cs="Calibri"/>
                <w:b/>
                <w:bCs/>
                <w:color w:val="000000"/>
                <w:lang w:val="en-GB"/>
              </w:rPr>
            </w:pPr>
            <w:r>
              <w:rPr>
                <w:rFonts w:ascii="Calibri" w:hAnsi="Calibri" w:cs="Calibri"/>
                <w:b/>
                <w:bCs/>
                <w:color w:val="000000"/>
                <w:lang w:val="en-GB"/>
              </w:rPr>
              <w:t>Difference</w:t>
            </w:r>
          </w:p>
        </w:tc>
        <w:tc>
          <w:tcPr>
            <w:tcW w:w="746" w:type="dxa"/>
            <w:vAlign w:val="bottom"/>
          </w:tcPr>
          <w:p w14:paraId="0BA7D8EC" w14:textId="6A4A4717" w:rsidR="00777364" w:rsidRPr="00777364" w:rsidRDefault="00777364" w:rsidP="00E964DD">
            <w:pPr>
              <w:jc w:val="both"/>
              <w:rPr>
                <w:rFonts w:ascii="Calibri" w:hAnsi="Calibri" w:cs="Calibri"/>
                <w:color w:val="000000"/>
                <w:lang w:val="en-GB"/>
              </w:rPr>
            </w:pPr>
            <w:r>
              <w:rPr>
                <w:rFonts w:ascii="Calibri" w:hAnsi="Calibri" w:cs="Calibri"/>
                <w:color w:val="000000"/>
                <w:lang w:val="en-GB"/>
              </w:rPr>
              <w:t>+20</w:t>
            </w:r>
          </w:p>
        </w:tc>
        <w:tc>
          <w:tcPr>
            <w:tcW w:w="1216" w:type="dxa"/>
            <w:vAlign w:val="bottom"/>
          </w:tcPr>
          <w:p w14:paraId="41397F52" w14:textId="22BEFFE7" w:rsidR="00777364" w:rsidRPr="00777364" w:rsidRDefault="00777364" w:rsidP="00E964DD">
            <w:pPr>
              <w:jc w:val="both"/>
              <w:rPr>
                <w:rFonts w:ascii="Calibri" w:hAnsi="Calibri" w:cs="Calibri"/>
                <w:color w:val="000000"/>
                <w:lang w:val="en-GB"/>
              </w:rPr>
            </w:pPr>
            <w:r>
              <w:rPr>
                <w:rFonts w:ascii="Calibri" w:hAnsi="Calibri" w:cs="Calibri"/>
                <w:color w:val="000000"/>
                <w:lang w:val="en-GB"/>
              </w:rPr>
              <w:t>+9</w:t>
            </w:r>
          </w:p>
        </w:tc>
        <w:tc>
          <w:tcPr>
            <w:tcW w:w="997" w:type="dxa"/>
            <w:vAlign w:val="bottom"/>
          </w:tcPr>
          <w:p w14:paraId="55D63F5C" w14:textId="6409AB06" w:rsidR="00777364" w:rsidRPr="00777364" w:rsidRDefault="00777364" w:rsidP="00E964DD">
            <w:pPr>
              <w:jc w:val="both"/>
              <w:rPr>
                <w:rFonts w:ascii="Calibri" w:hAnsi="Calibri" w:cs="Calibri"/>
                <w:color w:val="000000"/>
                <w:lang w:val="en-GB"/>
              </w:rPr>
            </w:pPr>
            <w:r>
              <w:rPr>
                <w:rFonts w:ascii="Calibri" w:hAnsi="Calibri" w:cs="Calibri"/>
                <w:color w:val="000000"/>
                <w:lang w:val="en-GB"/>
              </w:rPr>
              <w:t>+54</w:t>
            </w:r>
          </w:p>
        </w:tc>
        <w:tc>
          <w:tcPr>
            <w:tcW w:w="989" w:type="dxa"/>
            <w:vAlign w:val="bottom"/>
          </w:tcPr>
          <w:p w14:paraId="17498CB5" w14:textId="40BCC4FA" w:rsidR="00777364" w:rsidRPr="00777364" w:rsidRDefault="00777364" w:rsidP="00E964DD">
            <w:pPr>
              <w:jc w:val="both"/>
              <w:rPr>
                <w:rFonts w:ascii="Calibri" w:hAnsi="Calibri" w:cs="Calibri"/>
                <w:color w:val="000000"/>
                <w:lang w:val="en-GB"/>
              </w:rPr>
            </w:pPr>
            <w:r>
              <w:rPr>
                <w:rFonts w:ascii="Calibri" w:hAnsi="Calibri" w:cs="Calibri"/>
                <w:color w:val="000000"/>
                <w:lang w:val="en-GB"/>
              </w:rPr>
              <w:t>+26</w:t>
            </w:r>
          </w:p>
        </w:tc>
        <w:tc>
          <w:tcPr>
            <w:tcW w:w="989" w:type="dxa"/>
            <w:vAlign w:val="bottom"/>
          </w:tcPr>
          <w:p w14:paraId="7BA7BEE3" w14:textId="62E085ED" w:rsidR="00777364" w:rsidRPr="00777364" w:rsidRDefault="00777364" w:rsidP="00E964DD">
            <w:pPr>
              <w:jc w:val="both"/>
              <w:rPr>
                <w:rFonts w:ascii="Calibri" w:hAnsi="Calibri" w:cs="Calibri"/>
                <w:color w:val="000000"/>
                <w:lang w:val="en-GB"/>
              </w:rPr>
            </w:pPr>
            <w:r>
              <w:rPr>
                <w:rFonts w:ascii="Calibri" w:hAnsi="Calibri" w:cs="Calibri"/>
                <w:color w:val="000000"/>
                <w:lang w:val="en-GB"/>
              </w:rPr>
              <w:t>+7</w:t>
            </w:r>
          </w:p>
        </w:tc>
        <w:tc>
          <w:tcPr>
            <w:tcW w:w="1001" w:type="dxa"/>
            <w:vAlign w:val="bottom"/>
          </w:tcPr>
          <w:p w14:paraId="6D530113" w14:textId="498E38E9" w:rsidR="00777364" w:rsidRPr="00777364" w:rsidRDefault="00777364" w:rsidP="00E964DD">
            <w:pPr>
              <w:jc w:val="both"/>
              <w:rPr>
                <w:rFonts w:ascii="Calibri" w:hAnsi="Calibri" w:cs="Calibri"/>
                <w:color w:val="000000"/>
                <w:lang w:val="en-GB"/>
              </w:rPr>
            </w:pPr>
            <w:r>
              <w:rPr>
                <w:rFonts w:ascii="Calibri" w:hAnsi="Calibri" w:cs="Calibri"/>
                <w:color w:val="000000"/>
                <w:lang w:val="en-GB"/>
              </w:rPr>
              <w:t>+3</w:t>
            </w:r>
          </w:p>
        </w:tc>
        <w:tc>
          <w:tcPr>
            <w:tcW w:w="1002" w:type="dxa"/>
            <w:vAlign w:val="bottom"/>
          </w:tcPr>
          <w:p w14:paraId="245D246C" w14:textId="702A1E47" w:rsidR="00777364" w:rsidRPr="00777364" w:rsidRDefault="00777364" w:rsidP="00E964DD">
            <w:pPr>
              <w:jc w:val="both"/>
              <w:rPr>
                <w:rFonts w:ascii="Calibri" w:hAnsi="Calibri" w:cs="Calibri"/>
                <w:color w:val="000000"/>
                <w:lang w:val="en-GB"/>
              </w:rPr>
            </w:pPr>
            <w:r>
              <w:rPr>
                <w:rFonts w:ascii="Calibri" w:hAnsi="Calibri" w:cs="Calibri"/>
                <w:color w:val="000000"/>
                <w:lang w:val="en-GB"/>
              </w:rPr>
              <w:t>0</w:t>
            </w:r>
          </w:p>
        </w:tc>
        <w:tc>
          <w:tcPr>
            <w:tcW w:w="984" w:type="dxa"/>
            <w:vAlign w:val="bottom"/>
          </w:tcPr>
          <w:p w14:paraId="244B1A14" w14:textId="037CCA91" w:rsidR="00777364" w:rsidRPr="00777364" w:rsidRDefault="00777364" w:rsidP="00E964DD">
            <w:pPr>
              <w:jc w:val="both"/>
              <w:rPr>
                <w:rFonts w:ascii="Calibri" w:hAnsi="Calibri" w:cs="Calibri"/>
                <w:color w:val="000000"/>
                <w:lang w:val="en-GB"/>
              </w:rPr>
            </w:pPr>
            <w:r>
              <w:rPr>
                <w:rFonts w:ascii="Calibri" w:hAnsi="Calibri" w:cs="Calibri"/>
                <w:color w:val="000000"/>
                <w:lang w:val="en-GB"/>
              </w:rPr>
              <w:t>+119</w:t>
            </w:r>
          </w:p>
        </w:tc>
      </w:tr>
    </w:tbl>
    <w:p w14:paraId="00EE73E7" w14:textId="0D578984" w:rsidR="00CE4AE0" w:rsidRDefault="00CE4AE0" w:rsidP="00E964DD">
      <w:pPr>
        <w:jc w:val="both"/>
        <w:rPr>
          <w:lang w:val="en-GB"/>
        </w:rPr>
      </w:pPr>
    </w:p>
    <w:p w14:paraId="611024AD" w14:textId="12913F5B" w:rsidR="00D53C3B" w:rsidRDefault="00D53C3B" w:rsidP="00E964DD">
      <w:pPr>
        <w:pStyle w:val="Caption"/>
        <w:keepNext/>
        <w:jc w:val="both"/>
      </w:pPr>
      <w:r>
        <w:t xml:space="preserve">Configuration </w:t>
      </w:r>
      <w:fldSimple w:instr=" SEQ Configuration \* ARABIC ">
        <w:r>
          <w:rPr>
            <w:noProof/>
          </w:rPr>
          <w:t>3</w:t>
        </w:r>
      </w:fldSimple>
    </w:p>
    <w:tbl>
      <w:tblPr>
        <w:tblStyle w:val="TableGrid"/>
        <w:tblW w:w="0" w:type="auto"/>
        <w:tblLook w:val="04A0" w:firstRow="1" w:lastRow="0" w:firstColumn="1" w:lastColumn="0" w:noHBand="0" w:noVBand="1"/>
      </w:tblPr>
      <w:tblGrid>
        <w:gridCol w:w="1169"/>
        <w:gridCol w:w="737"/>
        <w:gridCol w:w="1190"/>
        <w:gridCol w:w="993"/>
        <w:gridCol w:w="978"/>
        <w:gridCol w:w="978"/>
        <w:gridCol w:w="1000"/>
        <w:gridCol w:w="1002"/>
        <w:gridCol w:w="969"/>
      </w:tblGrid>
      <w:tr w:rsidR="00D53C3B" w14:paraId="790AED9C" w14:textId="77777777" w:rsidTr="00D53C3B">
        <w:tc>
          <w:tcPr>
            <w:tcW w:w="1092" w:type="dxa"/>
            <w:vAlign w:val="bottom"/>
          </w:tcPr>
          <w:p w14:paraId="334435FC" w14:textId="77777777" w:rsidR="00D53C3B" w:rsidRDefault="00D53C3B" w:rsidP="00E964DD">
            <w:pPr>
              <w:jc w:val="both"/>
              <w:rPr>
                <w:lang w:val="en-GB"/>
              </w:rPr>
            </w:pPr>
          </w:p>
        </w:tc>
        <w:tc>
          <w:tcPr>
            <w:tcW w:w="746" w:type="dxa"/>
            <w:vAlign w:val="bottom"/>
          </w:tcPr>
          <w:p w14:paraId="5AD7CC40" w14:textId="09D39357" w:rsidR="00D53C3B" w:rsidRDefault="00D53C3B" w:rsidP="00E964DD">
            <w:pPr>
              <w:jc w:val="both"/>
              <w:rPr>
                <w:lang w:val="en-GB"/>
              </w:rPr>
            </w:pPr>
            <w:r>
              <w:rPr>
                <w:rFonts w:ascii="Calibri" w:hAnsi="Calibri" w:cs="Calibri"/>
                <w:color w:val="000000"/>
              </w:rPr>
              <w:t>Coin</w:t>
            </w:r>
          </w:p>
        </w:tc>
        <w:tc>
          <w:tcPr>
            <w:tcW w:w="1216" w:type="dxa"/>
            <w:vAlign w:val="bottom"/>
          </w:tcPr>
          <w:p w14:paraId="23C3ACF0" w14:textId="14C81506" w:rsidR="00D53C3B" w:rsidRDefault="00D53C3B" w:rsidP="00E964DD">
            <w:pPr>
              <w:jc w:val="both"/>
              <w:rPr>
                <w:lang w:val="en-GB"/>
              </w:rPr>
            </w:pPr>
            <w:r>
              <w:rPr>
                <w:rFonts w:ascii="Calibri" w:hAnsi="Calibri" w:cs="Calibri"/>
                <w:color w:val="000000"/>
              </w:rPr>
              <w:t>Ghaq Tal-Ghasel</w:t>
            </w:r>
          </w:p>
        </w:tc>
        <w:tc>
          <w:tcPr>
            <w:tcW w:w="997" w:type="dxa"/>
            <w:vAlign w:val="bottom"/>
          </w:tcPr>
          <w:p w14:paraId="24CE2611" w14:textId="5ADB454B" w:rsidR="00D53C3B" w:rsidRDefault="00D53C3B" w:rsidP="00E964DD">
            <w:pPr>
              <w:jc w:val="both"/>
              <w:rPr>
                <w:lang w:val="en-GB"/>
              </w:rPr>
            </w:pPr>
            <w:r>
              <w:rPr>
                <w:rFonts w:ascii="Calibri" w:hAnsi="Calibri" w:cs="Calibri"/>
                <w:color w:val="000000"/>
              </w:rPr>
              <w:t>Imqaret</w:t>
            </w:r>
          </w:p>
        </w:tc>
        <w:tc>
          <w:tcPr>
            <w:tcW w:w="989" w:type="dxa"/>
            <w:vAlign w:val="bottom"/>
          </w:tcPr>
          <w:p w14:paraId="13971A78" w14:textId="28FE3E57" w:rsidR="00D53C3B" w:rsidRDefault="00D53C3B" w:rsidP="00E964DD">
            <w:pPr>
              <w:jc w:val="both"/>
              <w:rPr>
                <w:lang w:val="en-GB"/>
              </w:rPr>
            </w:pPr>
            <w:r>
              <w:rPr>
                <w:rFonts w:ascii="Calibri" w:hAnsi="Calibri" w:cs="Calibri"/>
                <w:color w:val="000000"/>
              </w:rPr>
              <w:t>Pastizz</w:t>
            </w:r>
          </w:p>
        </w:tc>
        <w:tc>
          <w:tcPr>
            <w:tcW w:w="989" w:type="dxa"/>
            <w:vAlign w:val="bottom"/>
          </w:tcPr>
          <w:p w14:paraId="26DF1B3A" w14:textId="3CAA5F41" w:rsidR="00D53C3B" w:rsidRDefault="00D53C3B" w:rsidP="00E964DD">
            <w:pPr>
              <w:jc w:val="both"/>
              <w:rPr>
                <w:lang w:val="en-GB"/>
              </w:rPr>
            </w:pPr>
            <w:r>
              <w:rPr>
                <w:rFonts w:ascii="Calibri" w:hAnsi="Calibri" w:cs="Calibri"/>
                <w:color w:val="000000"/>
              </w:rPr>
              <w:t>Zalzett Malti</w:t>
            </w:r>
          </w:p>
        </w:tc>
        <w:tc>
          <w:tcPr>
            <w:tcW w:w="1001" w:type="dxa"/>
            <w:vAlign w:val="bottom"/>
          </w:tcPr>
          <w:p w14:paraId="58244B4C" w14:textId="6F151DAC" w:rsidR="00D53C3B" w:rsidRDefault="00D53C3B" w:rsidP="00E964DD">
            <w:pPr>
              <w:jc w:val="both"/>
              <w:rPr>
                <w:lang w:val="en-GB"/>
              </w:rPr>
            </w:pPr>
            <w:r>
              <w:rPr>
                <w:rFonts w:ascii="Calibri" w:hAnsi="Calibri" w:cs="Calibri"/>
                <w:color w:val="000000"/>
              </w:rPr>
              <w:t>Gbejniet</w:t>
            </w:r>
          </w:p>
        </w:tc>
        <w:tc>
          <w:tcPr>
            <w:tcW w:w="1002" w:type="dxa"/>
            <w:vAlign w:val="bottom"/>
          </w:tcPr>
          <w:p w14:paraId="03698A8A" w14:textId="18204041" w:rsidR="00D53C3B" w:rsidRDefault="00D53C3B" w:rsidP="00E964DD">
            <w:pPr>
              <w:jc w:val="both"/>
              <w:rPr>
                <w:lang w:val="en-GB"/>
              </w:rPr>
            </w:pPr>
            <w:r>
              <w:rPr>
                <w:rFonts w:ascii="Calibri" w:hAnsi="Calibri" w:cs="Calibri"/>
                <w:color w:val="000000"/>
              </w:rPr>
              <w:t>Qassatat</w:t>
            </w:r>
          </w:p>
        </w:tc>
        <w:tc>
          <w:tcPr>
            <w:tcW w:w="984" w:type="dxa"/>
            <w:vAlign w:val="bottom"/>
          </w:tcPr>
          <w:p w14:paraId="02F48124" w14:textId="284DBF54" w:rsidR="00D53C3B" w:rsidRDefault="00D53C3B" w:rsidP="00E964DD">
            <w:pPr>
              <w:jc w:val="both"/>
              <w:rPr>
                <w:lang w:val="en-GB"/>
              </w:rPr>
            </w:pPr>
            <w:r>
              <w:rPr>
                <w:rFonts w:ascii="Calibri" w:hAnsi="Calibri" w:cs="Calibri"/>
                <w:color w:val="000000"/>
              </w:rPr>
              <w:t>Totals</w:t>
            </w:r>
          </w:p>
        </w:tc>
      </w:tr>
      <w:tr w:rsidR="00D53C3B" w14:paraId="146FAE12" w14:textId="77777777" w:rsidTr="00D53C3B">
        <w:tc>
          <w:tcPr>
            <w:tcW w:w="1092" w:type="dxa"/>
            <w:vAlign w:val="bottom"/>
          </w:tcPr>
          <w:p w14:paraId="334A67F8" w14:textId="49B1B875" w:rsidR="00D53C3B" w:rsidRDefault="00D53C3B" w:rsidP="00E964DD">
            <w:pPr>
              <w:jc w:val="both"/>
              <w:rPr>
                <w:lang w:val="en-GB"/>
              </w:rPr>
            </w:pPr>
            <w:r>
              <w:rPr>
                <w:rFonts w:ascii="Calibri" w:hAnsi="Calibri" w:cs="Calibri"/>
                <w:b/>
                <w:bCs/>
                <w:color w:val="000000"/>
              </w:rPr>
              <w:t>Actual</w:t>
            </w:r>
          </w:p>
        </w:tc>
        <w:tc>
          <w:tcPr>
            <w:tcW w:w="746" w:type="dxa"/>
            <w:vAlign w:val="bottom"/>
          </w:tcPr>
          <w:p w14:paraId="48836E09" w14:textId="41FE2A29" w:rsidR="00D53C3B" w:rsidRDefault="00D53C3B" w:rsidP="00E964DD">
            <w:pPr>
              <w:jc w:val="both"/>
              <w:rPr>
                <w:lang w:val="en-GB"/>
              </w:rPr>
            </w:pPr>
            <w:r>
              <w:rPr>
                <w:rFonts w:ascii="Calibri" w:hAnsi="Calibri" w:cs="Calibri"/>
                <w:color w:val="000000"/>
              </w:rPr>
              <w:t>413</w:t>
            </w:r>
          </w:p>
        </w:tc>
        <w:tc>
          <w:tcPr>
            <w:tcW w:w="1216" w:type="dxa"/>
            <w:vAlign w:val="bottom"/>
          </w:tcPr>
          <w:p w14:paraId="75211A0C" w14:textId="4EA42F93" w:rsidR="00D53C3B" w:rsidRDefault="00D53C3B" w:rsidP="00E964DD">
            <w:pPr>
              <w:jc w:val="both"/>
              <w:rPr>
                <w:lang w:val="en-GB"/>
              </w:rPr>
            </w:pPr>
            <w:r>
              <w:rPr>
                <w:rFonts w:ascii="Calibri" w:hAnsi="Calibri" w:cs="Calibri"/>
                <w:color w:val="000000"/>
              </w:rPr>
              <w:t>92</w:t>
            </w:r>
          </w:p>
        </w:tc>
        <w:tc>
          <w:tcPr>
            <w:tcW w:w="997" w:type="dxa"/>
            <w:vAlign w:val="bottom"/>
          </w:tcPr>
          <w:p w14:paraId="11F122D7" w14:textId="0BC1FB96" w:rsidR="00D53C3B" w:rsidRDefault="00D53C3B" w:rsidP="00E964DD">
            <w:pPr>
              <w:jc w:val="both"/>
              <w:rPr>
                <w:lang w:val="en-GB"/>
              </w:rPr>
            </w:pPr>
            <w:r>
              <w:rPr>
                <w:rFonts w:ascii="Calibri" w:hAnsi="Calibri" w:cs="Calibri"/>
                <w:color w:val="000000"/>
              </w:rPr>
              <w:t>92</w:t>
            </w:r>
          </w:p>
        </w:tc>
        <w:tc>
          <w:tcPr>
            <w:tcW w:w="989" w:type="dxa"/>
            <w:vAlign w:val="bottom"/>
          </w:tcPr>
          <w:p w14:paraId="6AD25BE8" w14:textId="2BDD7386" w:rsidR="00D53C3B" w:rsidRDefault="00D53C3B" w:rsidP="00E964DD">
            <w:pPr>
              <w:jc w:val="both"/>
              <w:rPr>
                <w:lang w:val="en-GB"/>
              </w:rPr>
            </w:pPr>
            <w:r>
              <w:rPr>
                <w:rFonts w:ascii="Calibri" w:hAnsi="Calibri" w:cs="Calibri"/>
                <w:color w:val="000000"/>
              </w:rPr>
              <w:t>137</w:t>
            </w:r>
          </w:p>
        </w:tc>
        <w:tc>
          <w:tcPr>
            <w:tcW w:w="989" w:type="dxa"/>
            <w:vAlign w:val="bottom"/>
          </w:tcPr>
          <w:p w14:paraId="231CD044" w14:textId="69A5A0D6" w:rsidR="00D53C3B" w:rsidRDefault="00D53C3B" w:rsidP="00E964DD">
            <w:pPr>
              <w:jc w:val="both"/>
              <w:rPr>
                <w:lang w:val="en-GB"/>
              </w:rPr>
            </w:pPr>
            <w:r>
              <w:rPr>
                <w:rFonts w:ascii="Calibri" w:hAnsi="Calibri" w:cs="Calibri"/>
                <w:color w:val="000000"/>
              </w:rPr>
              <w:t>161</w:t>
            </w:r>
          </w:p>
        </w:tc>
        <w:tc>
          <w:tcPr>
            <w:tcW w:w="1001" w:type="dxa"/>
            <w:vAlign w:val="bottom"/>
          </w:tcPr>
          <w:p w14:paraId="236E7348" w14:textId="121824AF" w:rsidR="00D53C3B" w:rsidRDefault="00D53C3B" w:rsidP="00E964DD">
            <w:pPr>
              <w:jc w:val="both"/>
              <w:rPr>
                <w:lang w:val="en-GB"/>
              </w:rPr>
            </w:pPr>
            <w:r>
              <w:rPr>
                <w:rFonts w:ascii="Calibri" w:hAnsi="Calibri" w:cs="Calibri"/>
                <w:color w:val="000000"/>
              </w:rPr>
              <w:t>92</w:t>
            </w:r>
          </w:p>
        </w:tc>
        <w:tc>
          <w:tcPr>
            <w:tcW w:w="1002" w:type="dxa"/>
            <w:vAlign w:val="bottom"/>
          </w:tcPr>
          <w:p w14:paraId="5F495BEF" w14:textId="4344197A" w:rsidR="00D53C3B" w:rsidRDefault="00D53C3B" w:rsidP="00E964DD">
            <w:pPr>
              <w:jc w:val="both"/>
              <w:rPr>
                <w:lang w:val="en-GB"/>
              </w:rPr>
            </w:pPr>
            <w:r>
              <w:rPr>
                <w:rFonts w:ascii="Calibri" w:hAnsi="Calibri" w:cs="Calibri"/>
                <w:color w:val="000000"/>
              </w:rPr>
              <w:t>137</w:t>
            </w:r>
          </w:p>
        </w:tc>
        <w:tc>
          <w:tcPr>
            <w:tcW w:w="984" w:type="dxa"/>
            <w:vAlign w:val="bottom"/>
          </w:tcPr>
          <w:p w14:paraId="1C58C44E" w14:textId="2692373C" w:rsidR="00D53C3B" w:rsidRDefault="00D53C3B" w:rsidP="00E964DD">
            <w:pPr>
              <w:jc w:val="both"/>
              <w:rPr>
                <w:lang w:val="en-GB"/>
              </w:rPr>
            </w:pPr>
            <w:r>
              <w:rPr>
                <w:rFonts w:ascii="Calibri" w:hAnsi="Calibri" w:cs="Calibri"/>
                <w:color w:val="000000"/>
              </w:rPr>
              <w:t>1124</w:t>
            </w:r>
          </w:p>
        </w:tc>
      </w:tr>
      <w:tr w:rsidR="00D53C3B" w14:paraId="799541F8" w14:textId="77777777" w:rsidTr="00D53C3B">
        <w:tc>
          <w:tcPr>
            <w:tcW w:w="1092" w:type="dxa"/>
            <w:vAlign w:val="bottom"/>
          </w:tcPr>
          <w:p w14:paraId="1B7591D4" w14:textId="525DD170" w:rsidR="00D53C3B" w:rsidRDefault="00D53C3B" w:rsidP="00E964DD">
            <w:pPr>
              <w:jc w:val="both"/>
              <w:rPr>
                <w:lang w:val="en-GB"/>
              </w:rPr>
            </w:pPr>
            <w:r>
              <w:rPr>
                <w:rFonts w:ascii="Calibri" w:hAnsi="Calibri" w:cs="Calibri"/>
                <w:b/>
                <w:bCs/>
                <w:color w:val="000000"/>
              </w:rPr>
              <w:t>Predicted</w:t>
            </w:r>
          </w:p>
        </w:tc>
        <w:tc>
          <w:tcPr>
            <w:tcW w:w="746" w:type="dxa"/>
            <w:vAlign w:val="bottom"/>
          </w:tcPr>
          <w:p w14:paraId="086828B8" w14:textId="74388AF4" w:rsidR="00D53C3B" w:rsidRDefault="00D53C3B" w:rsidP="00E964DD">
            <w:pPr>
              <w:jc w:val="both"/>
              <w:rPr>
                <w:lang w:val="en-GB"/>
              </w:rPr>
            </w:pPr>
            <w:r>
              <w:rPr>
                <w:rFonts w:ascii="Calibri" w:hAnsi="Calibri" w:cs="Calibri"/>
                <w:color w:val="000000"/>
              </w:rPr>
              <w:t>413</w:t>
            </w:r>
          </w:p>
        </w:tc>
        <w:tc>
          <w:tcPr>
            <w:tcW w:w="1216" w:type="dxa"/>
            <w:vAlign w:val="bottom"/>
          </w:tcPr>
          <w:p w14:paraId="1EEEBEE3" w14:textId="3837A79B" w:rsidR="00D53C3B" w:rsidRDefault="00D53C3B" w:rsidP="00E964DD">
            <w:pPr>
              <w:jc w:val="both"/>
              <w:rPr>
                <w:lang w:val="en-GB"/>
              </w:rPr>
            </w:pPr>
            <w:r>
              <w:rPr>
                <w:rFonts w:ascii="Calibri" w:hAnsi="Calibri" w:cs="Calibri"/>
                <w:color w:val="000000"/>
              </w:rPr>
              <w:t>93</w:t>
            </w:r>
          </w:p>
        </w:tc>
        <w:tc>
          <w:tcPr>
            <w:tcW w:w="997" w:type="dxa"/>
            <w:vAlign w:val="bottom"/>
          </w:tcPr>
          <w:p w14:paraId="481DCC1A" w14:textId="4A25AD9D" w:rsidR="00D53C3B" w:rsidRDefault="00D53C3B" w:rsidP="00E964DD">
            <w:pPr>
              <w:jc w:val="both"/>
              <w:rPr>
                <w:lang w:val="en-GB"/>
              </w:rPr>
            </w:pPr>
            <w:r>
              <w:rPr>
                <w:rFonts w:ascii="Calibri" w:hAnsi="Calibri" w:cs="Calibri"/>
                <w:color w:val="000000"/>
              </w:rPr>
              <w:t>93</w:t>
            </w:r>
          </w:p>
        </w:tc>
        <w:tc>
          <w:tcPr>
            <w:tcW w:w="989" w:type="dxa"/>
            <w:vAlign w:val="bottom"/>
          </w:tcPr>
          <w:p w14:paraId="3A2BDFC8" w14:textId="228244BE" w:rsidR="00D53C3B" w:rsidRDefault="00D53C3B" w:rsidP="00E964DD">
            <w:pPr>
              <w:jc w:val="both"/>
              <w:rPr>
                <w:lang w:val="en-GB"/>
              </w:rPr>
            </w:pPr>
            <w:r>
              <w:rPr>
                <w:rFonts w:ascii="Calibri" w:hAnsi="Calibri" w:cs="Calibri"/>
                <w:color w:val="000000"/>
              </w:rPr>
              <w:t>206</w:t>
            </w:r>
          </w:p>
        </w:tc>
        <w:tc>
          <w:tcPr>
            <w:tcW w:w="989" w:type="dxa"/>
            <w:vAlign w:val="bottom"/>
          </w:tcPr>
          <w:p w14:paraId="4034C96F" w14:textId="7A93E54B" w:rsidR="00D53C3B" w:rsidRDefault="00D53C3B" w:rsidP="00E964DD">
            <w:pPr>
              <w:jc w:val="both"/>
              <w:rPr>
                <w:lang w:val="en-GB"/>
              </w:rPr>
            </w:pPr>
            <w:r>
              <w:rPr>
                <w:rFonts w:ascii="Calibri" w:hAnsi="Calibri" w:cs="Calibri"/>
                <w:color w:val="000000"/>
              </w:rPr>
              <w:t>160</w:t>
            </w:r>
          </w:p>
        </w:tc>
        <w:tc>
          <w:tcPr>
            <w:tcW w:w="1001" w:type="dxa"/>
            <w:vAlign w:val="bottom"/>
          </w:tcPr>
          <w:p w14:paraId="44206FA1" w14:textId="16D057E6" w:rsidR="00D53C3B" w:rsidRDefault="00D53C3B" w:rsidP="00E964DD">
            <w:pPr>
              <w:jc w:val="both"/>
              <w:rPr>
                <w:lang w:val="en-GB"/>
              </w:rPr>
            </w:pPr>
            <w:r>
              <w:rPr>
                <w:rFonts w:ascii="Calibri" w:hAnsi="Calibri" w:cs="Calibri"/>
                <w:color w:val="000000"/>
              </w:rPr>
              <w:t>92</w:t>
            </w:r>
          </w:p>
        </w:tc>
        <w:tc>
          <w:tcPr>
            <w:tcW w:w="1002" w:type="dxa"/>
            <w:vAlign w:val="bottom"/>
          </w:tcPr>
          <w:p w14:paraId="2B675832" w14:textId="51C8CA86" w:rsidR="00D53C3B" w:rsidRDefault="00D53C3B" w:rsidP="00E964DD">
            <w:pPr>
              <w:jc w:val="both"/>
              <w:rPr>
                <w:lang w:val="en-GB"/>
              </w:rPr>
            </w:pPr>
            <w:r>
              <w:rPr>
                <w:rFonts w:ascii="Calibri" w:hAnsi="Calibri" w:cs="Calibri"/>
                <w:color w:val="000000"/>
              </w:rPr>
              <w:t>137</w:t>
            </w:r>
          </w:p>
        </w:tc>
        <w:tc>
          <w:tcPr>
            <w:tcW w:w="984" w:type="dxa"/>
            <w:vAlign w:val="bottom"/>
          </w:tcPr>
          <w:p w14:paraId="36AF2E70" w14:textId="1F0E6AD2" w:rsidR="00D53C3B" w:rsidRDefault="00D53C3B" w:rsidP="00E964DD">
            <w:pPr>
              <w:jc w:val="both"/>
              <w:rPr>
                <w:lang w:val="en-GB"/>
              </w:rPr>
            </w:pPr>
            <w:r>
              <w:rPr>
                <w:rFonts w:ascii="Calibri" w:hAnsi="Calibri" w:cs="Calibri"/>
                <w:color w:val="000000"/>
              </w:rPr>
              <w:t>1194</w:t>
            </w:r>
          </w:p>
        </w:tc>
      </w:tr>
      <w:tr w:rsidR="003B7D10" w14:paraId="2519D4C3" w14:textId="77777777" w:rsidTr="00D53C3B">
        <w:tc>
          <w:tcPr>
            <w:tcW w:w="1092" w:type="dxa"/>
            <w:vAlign w:val="bottom"/>
          </w:tcPr>
          <w:p w14:paraId="30F6E363" w14:textId="7EC0A8D0" w:rsidR="003B7D10" w:rsidRPr="003B7D10" w:rsidRDefault="003B7D10" w:rsidP="00E964DD">
            <w:pPr>
              <w:jc w:val="both"/>
              <w:rPr>
                <w:rFonts w:ascii="Calibri" w:hAnsi="Calibri" w:cs="Calibri"/>
                <w:b/>
                <w:bCs/>
                <w:color w:val="000000"/>
                <w:lang w:val="en-GB"/>
              </w:rPr>
            </w:pPr>
            <w:r>
              <w:rPr>
                <w:rFonts w:ascii="Calibri" w:hAnsi="Calibri" w:cs="Calibri"/>
                <w:b/>
                <w:bCs/>
                <w:color w:val="000000"/>
                <w:lang w:val="en-GB"/>
              </w:rPr>
              <w:t>Difference</w:t>
            </w:r>
          </w:p>
        </w:tc>
        <w:tc>
          <w:tcPr>
            <w:tcW w:w="746" w:type="dxa"/>
            <w:vAlign w:val="bottom"/>
          </w:tcPr>
          <w:p w14:paraId="0A7E0BD5" w14:textId="24716B98" w:rsidR="003B7D10" w:rsidRPr="003B7D10" w:rsidRDefault="003B7D10" w:rsidP="00E964DD">
            <w:pPr>
              <w:jc w:val="both"/>
              <w:rPr>
                <w:rFonts w:ascii="Calibri" w:hAnsi="Calibri" w:cs="Calibri"/>
                <w:color w:val="000000"/>
                <w:lang w:val="en-GB"/>
              </w:rPr>
            </w:pPr>
            <w:r>
              <w:rPr>
                <w:rFonts w:ascii="Calibri" w:hAnsi="Calibri" w:cs="Calibri"/>
                <w:color w:val="000000"/>
                <w:lang w:val="en-GB"/>
              </w:rPr>
              <w:t>0</w:t>
            </w:r>
          </w:p>
        </w:tc>
        <w:tc>
          <w:tcPr>
            <w:tcW w:w="1216" w:type="dxa"/>
            <w:vAlign w:val="bottom"/>
          </w:tcPr>
          <w:p w14:paraId="2098AD11" w14:textId="6B3DFBCC" w:rsidR="003B7D10" w:rsidRPr="003B7D10" w:rsidRDefault="003B7D10" w:rsidP="00E964DD">
            <w:pPr>
              <w:jc w:val="both"/>
              <w:rPr>
                <w:rFonts w:ascii="Calibri" w:hAnsi="Calibri" w:cs="Calibri"/>
                <w:color w:val="000000"/>
                <w:lang w:val="en-GB"/>
              </w:rPr>
            </w:pPr>
            <w:r>
              <w:rPr>
                <w:rFonts w:ascii="Calibri" w:hAnsi="Calibri" w:cs="Calibri"/>
                <w:color w:val="000000"/>
                <w:lang w:val="en-GB"/>
              </w:rPr>
              <w:t>+1</w:t>
            </w:r>
          </w:p>
        </w:tc>
        <w:tc>
          <w:tcPr>
            <w:tcW w:w="997" w:type="dxa"/>
            <w:vAlign w:val="bottom"/>
          </w:tcPr>
          <w:p w14:paraId="1C3431FB" w14:textId="2956110F" w:rsidR="003B7D10" w:rsidRPr="003B7D10" w:rsidRDefault="003B7D10" w:rsidP="00E964DD">
            <w:pPr>
              <w:jc w:val="both"/>
              <w:rPr>
                <w:rFonts w:ascii="Calibri" w:hAnsi="Calibri" w:cs="Calibri"/>
                <w:color w:val="000000"/>
                <w:lang w:val="en-GB"/>
              </w:rPr>
            </w:pPr>
            <w:r>
              <w:rPr>
                <w:rFonts w:ascii="Calibri" w:hAnsi="Calibri" w:cs="Calibri"/>
                <w:color w:val="000000"/>
                <w:lang w:val="en-GB"/>
              </w:rPr>
              <w:t>+1</w:t>
            </w:r>
          </w:p>
        </w:tc>
        <w:tc>
          <w:tcPr>
            <w:tcW w:w="989" w:type="dxa"/>
            <w:vAlign w:val="bottom"/>
          </w:tcPr>
          <w:p w14:paraId="196E24A1" w14:textId="3DD456F1" w:rsidR="003B7D10" w:rsidRPr="003B7D10" w:rsidRDefault="003B7D10" w:rsidP="00E964DD">
            <w:pPr>
              <w:jc w:val="both"/>
              <w:rPr>
                <w:rFonts w:ascii="Calibri" w:hAnsi="Calibri" w:cs="Calibri"/>
                <w:color w:val="000000"/>
                <w:lang w:val="en-GB"/>
              </w:rPr>
            </w:pPr>
            <w:r>
              <w:rPr>
                <w:rFonts w:ascii="Calibri" w:hAnsi="Calibri" w:cs="Calibri"/>
                <w:color w:val="000000"/>
                <w:lang w:val="en-GB"/>
              </w:rPr>
              <w:t>+69</w:t>
            </w:r>
          </w:p>
        </w:tc>
        <w:tc>
          <w:tcPr>
            <w:tcW w:w="989" w:type="dxa"/>
            <w:vAlign w:val="bottom"/>
          </w:tcPr>
          <w:p w14:paraId="3180020A" w14:textId="3B1DFF7B" w:rsidR="003B7D10" w:rsidRPr="003B7D10" w:rsidRDefault="003B7D10" w:rsidP="00E964DD">
            <w:pPr>
              <w:jc w:val="both"/>
              <w:rPr>
                <w:rFonts w:ascii="Calibri" w:hAnsi="Calibri" w:cs="Calibri"/>
                <w:color w:val="000000"/>
                <w:lang w:val="en-GB"/>
              </w:rPr>
            </w:pPr>
            <w:r>
              <w:rPr>
                <w:rFonts w:ascii="Calibri" w:hAnsi="Calibri" w:cs="Calibri"/>
                <w:color w:val="000000"/>
                <w:lang w:val="en-GB"/>
              </w:rPr>
              <w:t>-1</w:t>
            </w:r>
          </w:p>
        </w:tc>
        <w:tc>
          <w:tcPr>
            <w:tcW w:w="1001" w:type="dxa"/>
            <w:vAlign w:val="bottom"/>
          </w:tcPr>
          <w:p w14:paraId="16DB1366" w14:textId="08DEEF46" w:rsidR="003B7D10" w:rsidRPr="003B7D10" w:rsidRDefault="003B7D10" w:rsidP="00E964DD">
            <w:pPr>
              <w:jc w:val="both"/>
              <w:rPr>
                <w:rFonts w:ascii="Calibri" w:hAnsi="Calibri" w:cs="Calibri"/>
                <w:color w:val="000000"/>
                <w:lang w:val="en-GB"/>
              </w:rPr>
            </w:pPr>
            <w:r>
              <w:rPr>
                <w:rFonts w:ascii="Calibri" w:hAnsi="Calibri" w:cs="Calibri"/>
                <w:color w:val="000000"/>
                <w:lang w:val="en-GB"/>
              </w:rPr>
              <w:t>0</w:t>
            </w:r>
          </w:p>
        </w:tc>
        <w:tc>
          <w:tcPr>
            <w:tcW w:w="1002" w:type="dxa"/>
            <w:vAlign w:val="bottom"/>
          </w:tcPr>
          <w:p w14:paraId="6D83FAC1" w14:textId="6B8DFEE2" w:rsidR="003B7D10" w:rsidRPr="003B7D10" w:rsidRDefault="003B7D10" w:rsidP="00E964DD">
            <w:pPr>
              <w:jc w:val="both"/>
              <w:rPr>
                <w:rFonts w:ascii="Calibri" w:hAnsi="Calibri" w:cs="Calibri"/>
                <w:color w:val="000000"/>
                <w:lang w:val="en-GB"/>
              </w:rPr>
            </w:pPr>
            <w:r>
              <w:rPr>
                <w:rFonts w:ascii="Calibri" w:hAnsi="Calibri" w:cs="Calibri"/>
                <w:color w:val="000000"/>
                <w:lang w:val="en-GB"/>
              </w:rPr>
              <w:t>0</w:t>
            </w:r>
          </w:p>
        </w:tc>
        <w:tc>
          <w:tcPr>
            <w:tcW w:w="984" w:type="dxa"/>
            <w:vAlign w:val="bottom"/>
          </w:tcPr>
          <w:p w14:paraId="7B37C1FC" w14:textId="3F17187F" w:rsidR="003B7D10" w:rsidRPr="003B7D10" w:rsidRDefault="003B7D10" w:rsidP="00E964DD">
            <w:pPr>
              <w:jc w:val="both"/>
              <w:rPr>
                <w:rFonts w:ascii="Calibri" w:hAnsi="Calibri" w:cs="Calibri"/>
                <w:color w:val="000000"/>
                <w:lang w:val="en-GB"/>
              </w:rPr>
            </w:pPr>
            <w:r>
              <w:rPr>
                <w:rFonts w:ascii="Calibri" w:hAnsi="Calibri" w:cs="Calibri"/>
                <w:color w:val="000000"/>
                <w:lang w:val="en-GB"/>
              </w:rPr>
              <w:t>+70</w:t>
            </w:r>
          </w:p>
        </w:tc>
      </w:tr>
    </w:tbl>
    <w:p w14:paraId="724351BC" w14:textId="516839F7" w:rsidR="00D53C3B" w:rsidRDefault="00D53C3B" w:rsidP="00E964DD">
      <w:pPr>
        <w:jc w:val="both"/>
        <w:rPr>
          <w:lang w:val="en-GB"/>
        </w:rPr>
      </w:pPr>
    </w:p>
    <w:p w14:paraId="11EA26E8" w14:textId="11F4EC73" w:rsidR="00E52948" w:rsidRDefault="00E52948" w:rsidP="003E35C6">
      <w:pPr>
        <w:pStyle w:val="Subtitle"/>
        <w:jc w:val="center"/>
        <w:rPr>
          <w:lang w:val="en-GB"/>
        </w:rPr>
      </w:pPr>
      <w:r>
        <w:rPr>
          <w:lang w:val="en-GB"/>
        </w:rPr>
        <w:t>4.1.2 Result Extraction</w:t>
      </w:r>
    </w:p>
    <w:p w14:paraId="1F341666" w14:textId="22DCF686" w:rsidR="00D72340" w:rsidRDefault="00EB5007" w:rsidP="003E35C6">
      <w:pPr>
        <w:ind w:firstLine="720"/>
        <w:jc w:val="both"/>
        <w:rPr>
          <w:lang w:val="en-GB"/>
        </w:rPr>
      </w:pPr>
      <w:r>
        <w:rPr>
          <w:lang w:val="en-GB"/>
        </w:rPr>
        <w:t>These tables where generated by extracting the Actual classes from the mask found in the annotation files</w:t>
      </w:r>
      <w:r w:rsidR="00D72340">
        <w:rPr>
          <w:lang w:val="en-GB"/>
        </w:rPr>
        <w:t xml:space="preserve">, </w:t>
      </w:r>
      <w:r>
        <w:rPr>
          <w:lang w:val="en-GB"/>
        </w:rPr>
        <w:t xml:space="preserve">whilst also getting the Predicted classes by looping through each image and trying to detect the items in each loop. These results </w:t>
      </w:r>
      <w:r w:rsidR="00832BC0">
        <w:rPr>
          <w:lang w:val="en-GB"/>
        </w:rPr>
        <w:t>were</w:t>
      </w:r>
      <w:r>
        <w:rPr>
          <w:lang w:val="en-GB"/>
        </w:rPr>
        <w:t xml:space="preserve"> saved to a data frame so that it would be a bit easier </w:t>
      </w:r>
      <w:r>
        <w:rPr>
          <w:lang w:val="en-GB"/>
        </w:rPr>
        <w:lastRenderedPageBreak/>
        <w:t xml:space="preserve">to identify the classifications found in each image. Refer to </w:t>
      </w:r>
      <w:r w:rsidR="00531B65">
        <w:rPr>
          <w:i/>
          <w:iCs/>
          <w:lang w:val="en-GB"/>
        </w:rPr>
        <w:t>Table</w:t>
      </w:r>
      <w:r w:rsidRPr="00441CC9">
        <w:rPr>
          <w:i/>
          <w:iCs/>
          <w:lang w:val="en-GB"/>
        </w:rPr>
        <w:t xml:space="preserve"> 1</w:t>
      </w:r>
      <w:r>
        <w:rPr>
          <w:lang w:val="en-GB"/>
        </w:rPr>
        <w:t xml:space="preserve"> for a visualization of these extracted results.</w:t>
      </w:r>
      <w:r w:rsidR="00531B65">
        <w:rPr>
          <w:lang w:val="en-GB"/>
        </w:rPr>
        <w:t xml:space="preserve"> </w:t>
      </w:r>
    </w:p>
    <w:p w14:paraId="5C53BFA2" w14:textId="62926796" w:rsidR="00531B65" w:rsidRDefault="00531B65" w:rsidP="00531B65">
      <w:pPr>
        <w:pStyle w:val="Caption"/>
        <w:keepNext/>
        <w:jc w:val="center"/>
      </w:pPr>
      <w:r>
        <w:t xml:space="preserve">Table </w:t>
      </w:r>
      <w:fldSimple w:instr=" SEQ Table \* ARABIC ">
        <w:r>
          <w:rPr>
            <w:noProof/>
          </w:rPr>
          <w:t>1</w:t>
        </w:r>
      </w:fldSimple>
    </w:p>
    <w:tbl>
      <w:tblPr>
        <w:tblStyle w:val="TableGrid"/>
        <w:tblW w:w="0" w:type="auto"/>
        <w:tblLook w:val="04A0" w:firstRow="1" w:lastRow="0" w:firstColumn="1" w:lastColumn="0" w:noHBand="0" w:noVBand="1"/>
      </w:tblPr>
      <w:tblGrid>
        <w:gridCol w:w="1271"/>
        <w:gridCol w:w="1701"/>
        <w:gridCol w:w="1843"/>
        <w:gridCol w:w="1843"/>
        <w:gridCol w:w="2358"/>
      </w:tblGrid>
      <w:tr w:rsidR="00516D31" w14:paraId="659D9BB0" w14:textId="77777777" w:rsidTr="00516D31">
        <w:tc>
          <w:tcPr>
            <w:tcW w:w="1271" w:type="dxa"/>
          </w:tcPr>
          <w:p w14:paraId="2EC9252D" w14:textId="5C9F4DCB" w:rsidR="00516D31" w:rsidRDefault="00516D31" w:rsidP="00E964DD">
            <w:pPr>
              <w:keepNext/>
              <w:jc w:val="both"/>
              <w:rPr>
                <w:lang w:val="en-GB"/>
              </w:rPr>
            </w:pPr>
            <w:r>
              <w:rPr>
                <w:lang w:val="en-GB"/>
              </w:rPr>
              <w:t>Image_Id</w:t>
            </w:r>
          </w:p>
        </w:tc>
        <w:tc>
          <w:tcPr>
            <w:tcW w:w="1701" w:type="dxa"/>
          </w:tcPr>
          <w:p w14:paraId="75A3E9B7" w14:textId="1AA05859" w:rsidR="00516D31" w:rsidRDefault="00516D31" w:rsidP="00E964DD">
            <w:pPr>
              <w:keepNext/>
              <w:jc w:val="both"/>
              <w:rPr>
                <w:lang w:val="en-GB"/>
              </w:rPr>
            </w:pPr>
            <w:r>
              <w:rPr>
                <w:lang w:val="en-GB"/>
              </w:rPr>
              <w:t>Actual Class</w:t>
            </w:r>
          </w:p>
        </w:tc>
        <w:tc>
          <w:tcPr>
            <w:tcW w:w="1843" w:type="dxa"/>
          </w:tcPr>
          <w:p w14:paraId="2C49FE6E" w14:textId="341879C0" w:rsidR="00516D31" w:rsidRDefault="00516D31" w:rsidP="00E964DD">
            <w:pPr>
              <w:keepNext/>
              <w:jc w:val="both"/>
              <w:rPr>
                <w:lang w:val="en-GB"/>
              </w:rPr>
            </w:pPr>
            <w:r>
              <w:rPr>
                <w:lang w:val="en-GB"/>
              </w:rPr>
              <w:t>Predicted Class</w:t>
            </w:r>
          </w:p>
        </w:tc>
        <w:tc>
          <w:tcPr>
            <w:tcW w:w="1843" w:type="dxa"/>
          </w:tcPr>
          <w:p w14:paraId="2DB279A2" w14:textId="78A7E888" w:rsidR="00516D31" w:rsidRDefault="00516D31" w:rsidP="00E964DD">
            <w:pPr>
              <w:keepNext/>
              <w:jc w:val="both"/>
              <w:rPr>
                <w:lang w:val="en-GB"/>
              </w:rPr>
            </w:pPr>
            <w:r>
              <w:rPr>
                <w:lang w:val="en-GB"/>
              </w:rPr>
              <w:t>Total Actual Class</w:t>
            </w:r>
          </w:p>
        </w:tc>
        <w:tc>
          <w:tcPr>
            <w:tcW w:w="2358" w:type="dxa"/>
          </w:tcPr>
          <w:p w14:paraId="32F1141E" w14:textId="262706F4" w:rsidR="00516D31" w:rsidRDefault="00516D31" w:rsidP="00E964DD">
            <w:pPr>
              <w:keepNext/>
              <w:jc w:val="both"/>
              <w:rPr>
                <w:lang w:val="en-GB"/>
              </w:rPr>
            </w:pPr>
            <w:r>
              <w:rPr>
                <w:lang w:val="en-GB"/>
              </w:rPr>
              <w:t>Total Predicted Class</w:t>
            </w:r>
          </w:p>
        </w:tc>
      </w:tr>
      <w:tr w:rsidR="00516D31" w14:paraId="769F648A" w14:textId="77777777" w:rsidTr="00516D31">
        <w:tc>
          <w:tcPr>
            <w:tcW w:w="1271" w:type="dxa"/>
          </w:tcPr>
          <w:p w14:paraId="6A6A9224" w14:textId="2C0E3350" w:rsidR="00516D31" w:rsidRDefault="00516D31" w:rsidP="00E964DD">
            <w:pPr>
              <w:keepNext/>
              <w:jc w:val="both"/>
              <w:rPr>
                <w:lang w:val="en-GB"/>
              </w:rPr>
            </w:pPr>
            <w:r>
              <w:rPr>
                <w:lang w:val="en-GB"/>
              </w:rPr>
              <w:t>0</w:t>
            </w:r>
          </w:p>
        </w:tc>
        <w:tc>
          <w:tcPr>
            <w:tcW w:w="1701" w:type="dxa"/>
          </w:tcPr>
          <w:p w14:paraId="15755BCD" w14:textId="1730ABAC" w:rsidR="00516D31" w:rsidRDefault="00516D31" w:rsidP="00E964DD">
            <w:pPr>
              <w:keepNext/>
              <w:jc w:val="both"/>
              <w:rPr>
                <w:lang w:val="en-GB"/>
              </w:rPr>
            </w:pPr>
            <w:r>
              <w:rPr>
                <w:lang w:val="en-GB"/>
              </w:rPr>
              <w:t>Coin</w:t>
            </w:r>
          </w:p>
        </w:tc>
        <w:tc>
          <w:tcPr>
            <w:tcW w:w="1843" w:type="dxa"/>
          </w:tcPr>
          <w:p w14:paraId="524F9074" w14:textId="3555C4D5" w:rsidR="00516D31" w:rsidRDefault="00516D31" w:rsidP="00E964DD">
            <w:pPr>
              <w:keepNext/>
              <w:jc w:val="both"/>
              <w:rPr>
                <w:lang w:val="en-GB"/>
              </w:rPr>
            </w:pPr>
            <w:r>
              <w:rPr>
                <w:lang w:val="en-GB"/>
              </w:rPr>
              <w:t>Coin</w:t>
            </w:r>
          </w:p>
        </w:tc>
        <w:tc>
          <w:tcPr>
            <w:tcW w:w="1843" w:type="dxa"/>
          </w:tcPr>
          <w:p w14:paraId="516588D5" w14:textId="366CDD7F" w:rsidR="00516D31" w:rsidRDefault="00516D31" w:rsidP="00E964DD">
            <w:pPr>
              <w:keepNext/>
              <w:jc w:val="both"/>
              <w:rPr>
                <w:lang w:val="en-GB"/>
              </w:rPr>
            </w:pPr>
            <w:r>
              <w:rPr>
                <w:lang w:val="en-GB"/>
              </w:rPr>
              <w:t>1</w:t>
            </w:r>
          </w:p>
        </w:tc>
        <w:tc>
          <w:tcPr>
            <w:tcW w:w="2358" w:type="dxa"/>
          </w:tcPr>
          <w:p w14:paraId="3F3F334A" w14:textId="097A1ADF" w:rsidR="00516D31" w:rsidRDefault="00516D31" w:rsidP="00E964DD">
            <w:pPr>
              <w:keepNext/>
              <w:jc w:val="both"/>
              <w:rPr>
                <w:lang w:val="en-GB"/>
              </w:rPr>
            </w:pPr>
            <w:r>
              <w:rPr>
                <w:lang w:val="en-GB"/>
              </w:rPr>
              <w:t>1</w:t>
            </w:r>
          </w:p>
        </w:tc>
      </w:tr>
      <w:tr w:rsidR="00516D31" w14:paraId="6A4A9082" w14:textId="77777777" w:rsidTr="00516D31">
        <w:tc>
          <w:tcPr>
            <w:tcW w:w="1271" w:type="dxa"/>
          </w:tcPr>
          <w:p w14:paraId="5BE0E6FC" w14:textId="37D3446D" w:rsidR="00516D31" w:rsidRDefault="00516D31" w:rsidP="00E964DD">
            <w:pPr>
              <w:keepNext/>
              <w:jc w:val="both"/>
              <w:rPr>
                <w:lang w:val="en-GB"/>
              </w:rPr>
            </w:pPr>
            <w:r>
              <w:rPr>
                <w:lang w:val="en-GB"/>
              </w:rPr>
              <w:t>0</w:t>
            </w:r>
          </w:p>
        </w:tc>
        <w:tc>
          <w:tcPr>
            <w:tcW w:w="1701" w:type="dxa"/>
          </w:tcPr>
          <w:p w14:paraId="5E0A3E44" w14:textId="30EA47A9" w:rsidR="00516D31" w:rsidRDefault="00516D31" w:rsidP="00E964DD">
            <w:pPr>
              <w:keepNext/>
              <w:jc w:val="both"/>
              <w:rPr>
                <w:lang w:val="en-GB"/>
              </w:rPr>
            </w:pPr>
            <w:r>
              <w:rPr>
                <w:lang w:val="en-GB"/>
              </w:rPr>
              <w:t>Ghaq Tal-Ghasel</w:t>
            </w:r>
          </w:p>
        </w:tc>
        <w:tc>
          <w:tcPr>
            <w:tcW w:w="1843" w:type="dxa"/>
          </w:tcPr>
          <w:p w14:paraId="4A03A60C" w14:textId="5FB49CEA" w:rsidR="00516D31" w:rsidRDefault="00516D31" w:rsidP="00E964DD">
            <w:pPr>
              <w:keepNext/>
              <w:jc w:val="both"/>
              <w:rPr>
                <w:lang w:val="en-GB"/>
              </w:rPr>
            </w:pPr>
            <w:r>
              <w:rPr>
                <w:lang w:val="en-GB"/>
              </w:rPr>
              <w:t>Ghaq Tal-Ghasel</w:t>
            </w:r>
          </w:p>
        </w:tc>
        <w:tc>
          <w:tcPr>
            <w:tcW w:w="1843" w:type="dxa"/>
          </w:tcPr>
          <w:p w14:paraId="0905F10E" w14:textId="2EF4A5E9" w:rsidR="00516D31" w:rsidRDefault="00516D31" w:rsidP="00E964DD">
            <w:pPr>
              <w:keepNext/>
              <w:jc w:val="both"/>
              <w:rPr>
                <w:lang w:val="en-GB"/>
              </w:rPr>
            </w:pPr>
            <w:r>
              <w:rPr>
                <w:lang w:val="en-GB"/>
              </w:rPr>
              <w:t>1</w:t>
            </w:r>
          </w:p>
        </w:tc>
        <w:tc>
          <w:tcPr>
            <w:tcW w:w="2358" w:type="dxa"/>
          </w:tcPr>
          <w:p w14:paraId="43FD5FA2" w14:textId="7A8D9A82" w:rsidR="00516D31" w:rsidRDefault="00516D31" w:rsidP="00E964DD">
            <w:pPr>
              <w:keepNext/>
              <w:jc w:val="both"/>
              <w:rPr>
                <w:lang w:val="en-GB"/>
              </w:rPr>
            </w:pPr>
            <w:r>
              <w:rPr>
                <w:lang w:val="en-GB"/>
              </w:rPr>
              <w:t>1</w:t>
            </w:r>
          </w:p>
        </w:tc>
      </w:tr>
      <w:tr w:rsidR="00516D31" w14:paraId="3451ACFE" w14:textId="77777777" w:rsidTr="00516D31">
        <w:tc>
          <w:tcPr>
            <w:tcW w:w="1271" w:type="dxa"/>
          </w:tcPr>
          <w:p w14:paraId="4996B014" w14:textId="2756FF20" w:rsidR="00516D31" w:rsidRDefault="00516D31" w:rsidP="00E964DD">
            <w:pPr>
              <w:keepNext/>
              <w:jc w:val="both"/>
              <w:rPr>
                <w:lang w:val="en-GB"/>
              </w:rPr>
            </w:pPr>
            <w:r>
              <w:rPr>
                <w:lang w:val="en-GB"/>
              </w:rPr>
              <w:t>1</w:t>
            </w:r>
          </w:p>
        </w:tc>
        <w:tc>
          <w:tcPr>
            <w:tcW w:w="1701" w:type="dxa"/>
          </w:tcPr>
          <w:p w14:paraId="34EDDBD6" w14:textId="48F2C81D" w:rsidR="00516D31" w:rsidRDefault="00516D31" w:rsidP="00E964DD">
            <w:pPr>
              <w:keepNext/>
              <w:jc w:val="both"/>
              <w:rPr>
                <w:lang w:val="en-GB"/>
              </w:rPr>
            </w:pPr>
            <w:r>
              <w:rPr>
                <w:lang w:val="en-GB"/>
              </w:rPr>
              <w:t>Coin</w:t>
            </w:r>
          </w:p>
        </w:tc>
        <w:tc>
          <w:tcPr>
            <w:tcW w:w="1843" w:type="dxa"/>
          </w:tcPr>
          <w:p w14:paraId="24178227" w14:textId="591B0BA9" w:rsidR="00516D31" w:rsidRDefault="00516D31" w:rsidP="00E964DD">
            <w:pPr>
              <w:keepNext/>
              <w:jc w:val="both"/>
              <w:rPr>
                <w:lang w:val="en-GB"/>
              </w:rPr>
            </w:pPr>
            <w:r>
              <w:rPr>
                <w:lang w:val="en-GB"/>
              </w:rPr>
              <w:t>Coin</w:t>
            </w:r>
          </w:p>
        </w:tc>
        <w:tc>
          <w:tcPr>
            <w:tcW w:w="1843" w:type="dxa"/>
          </w:tcPr>
          <w:p w14:paraId="34E8CABD" w14:textId="7D9B275C" w:rsidR="00516D31" w:rsidRDefault="00516D31" w:rsidP="00E964DD">
            <w:pPr>
              <w:keepNext/>
              <w:jc w:val="both"/>
              <w:rPr>
                <w:lang w:val="en-GB"/>
              </w:rPr>
            </w:pPr>
            <w:r>
              <w:rPr>
                <w:lang w:val="en-GB"/>
              </w:rPr>
              <w:t>1</w:t>
            </w:r>
          </w:p>
        </w:tc>
        <w:tc>
          <w:tcPr>
            <w:tcW w:w="2358" w:type="dxa"/>
          </w:tcPr>
          <w:p w14:paraId="61B693D1" w14:textId="73DA7B76" w:rsidR="00516D31" w:rsidRDefault="00516D31" w:rsidP="00E964DD">
            <w:pPr>
              <w:keepNext/>
              <w:jc w:val="both"/>
              <w:rPr>
                <w:lang w:val="en-GB"/>
              </w:rPr>
            </w:pPr>
            <w:r>
              <w:rPr>
                <w:lang w:val="en-GB"/>
              </w:rPr>
              <w:t>1</w:t>
            </w:r>
          </w:p>
        </w:tc>
      </w:tr>
      <w:tr w:rsidR="00516D31" w14:paraId="3AF72C1B" w14:textId="77777777" w:rsidTr="00516D31">
        <w:tc>
          <w:tcPr>
            <w:tcW w:w="1271" w:type="dxa"/>
          </w:tcPr>
          <w:p w14:paraId="15D12DA9" w14:textId="3763CEEB" w:rsidR="00516D31" w:rsidRDefault="00516D31" w:rsidP="00E964DD">
            <w:pPr>
              <w:keepNext/>
              <w:jc w:val="both"/>
              <w:rPr>
                <w:lang w:val="en-GB"/>
              </w:rPr>
            </w:pPr>
            <w:r>
              <w:rPr>
                <w:lang w:val="en-GB"/>
              </w:rPr>
              <w:t>1</w:t>
            </w:r>
          </w:p>
        </w:tc>
        <w:tc>
          <w:tcPr>
            <w:tcW w:w="1701" w:type="dxa"/>
          </w:tcPr>
          <w:p w14:paraId="14D15D1A" w14:textId="6E459AEE" w:rsidR="00516D31" w:rsidRDefault="00516D31" w:rsidP="00E964DD">
            <w:pPr>
              <w:keepNext/>
              <w:jc w:val="both"/>
              <w:rPr>
                <w:lang w:val="en-GB"/>
              </w:rPr>
            </w:pPr>
            <w:r>
              <w:rPr>
                <w:lang w:val="en-GB"/>
              </w:rPr>
              <w:t>Ghaq Tal-Ghasel</w:t>
            </w:r>
          </w:p>
        </w:tc>
        <w:tc>
          <w:tcPr>
            <w:tcW w:w="1843" w:type="dxa"/>
          </w:tcPr>
          <w:p w14:paraId="3EED6478" w14:textId="79EFE973" w:rsidR="00516D31" w:rsidRDefault="00516D31" w:rsidP="00E964DD">
            <w:pPr>
              <w:keepNext/>
              <w:jc w:val="both"/>
              <w:rPr>
                <w:lang w:val="en-GB"/>
              </w:rPr>
            </w:pPr>
            <w:r>
              <w:rPr>
                <w:lang w:val="en-GB"/>
              </w:rPr>
              <w:t>Ghaq Tal-Ghasel</w:t>
            </w:r>
          </w:p>
        </w:tc>
        <w:tc>
          <w:tcPr>
            <w:tcW w:w="1843" w:type="dxa"/>
          </w:tcPr>
          <w:p w14:paraId="34342803" w14:textId="03DBD166" w:rsidR="00516D31" w:rsidRDefault="00516D31" w:rsidP="00E964DD">
            <w:pPr>
              <w:keepNext/>
              <w:jc w:val="both"/>
              <w:rPr>
                <w:lang w:val="en-GB"/>
              </w:rPr>
            </w:pPr>
            <w:r>
              <w:rPr>
                <w:lang w:val="en-GB"/>
              </w:rPr>
              <w:t>1</w:t>
            </w:r>
          </w:p>
        </w:tc>
        <w:tc>
          <w:tcPr>
            <w:tcW w:w="2358" w:type="dxa"/>
          </w:tcPr>
          <w:p w14:paraId="4FEFBB74" w14:textId="22FCE9D5" w:rsidR="00516D31" w:rsidRDefault="00516D31" w:rsidP="00E964DD">
            <w:pPr>
              <w:keepNext/>
              <w:jc w:val="both"/>
              <w:rPr>
                <w:lang w:val="en-GB"/>
              </w:rPr>
            </w:pPr>
            <w:r>
              <w:rPr>
                <w:lang w:val="en-GB"/>
              </w:rPr>
              <w:t>1</w:t>
            </w:r>
          </w:p>
        </w:tc>
      </w:tr>
      <w:tr w:rsidR="00516D31" w14:paraId="7711DB50" w14:textId="77777777" w:rsidTr="00516D31">
        <w:tc>
          <w:tcPr>
            <w:tcW w:w="1271" w:type="dxa"/>
          </w:tcPr>
          <w:p w14:paraId="343F5725" w14:textId="345E970D" w:rsidR="00516D31" w:rsidRDefault="00516D31" w:rsidP="00E964DD">
            <w:pPr>
              <w:keepNext/>
              <w:jc w:val="both"/>
              <w:rPr>
                <w:lang w:val="en-GB"/>
              </w:rPr>
            </w:pPr>
            <w:r>
              <w:rPr>
                <w:lang w:val="en-GB"/>
              </w:rPr>
              <w:t>2</w:t>
            </w:r>
          </w:p>
        </w:tc>
        <w:tc>
          <w:tcPr>
            <w:tcW w:w="1701" w:type="dxa"/>
          </w:tcPr>
          <w:p w14:paraId="7CFF0140" w14:textId="041007D4" w:rsidR="00516D31" w:rsidRDefault="00516D31" w:rsidP="00E964DD">
            <w:pPr>
              <w:keepNext/>
              <w:jc w:val="both"/>
              <w:rPr>
                <w:lang w:val="en-GB"/>
              </w:rPr>
            </w:pPr>
            <w:r>
              <w:rPr>
                <w:lang w:val="en-GB"/>
              </w:rPr>
              <w:t>Coin</w:t>
            </w:r>
          </w:p>
        </w:tc>
        <w:tc>
          <w:tcPr>
            <w:tcW w:w="1843" w:type="dxa"/>
          </w:tcPr>
          <w:p w14:paraId="5DDFFA25" w14:textId="20259746" w:rsidR="00516D31" w:rsidRDefault="00516D31" w:rsidP="00E964DD">
            <w:pPr>
              <w:keepNext/>
              <w:jc w:val="both"/>
              <w:rPr>
                <w:lang w:val="en-GB"/>
              </w:rPr>
            </w:pPr>
            <w:r>
              <w:rPr>
                <w:lang w:val="en-GB"/>
              </w:rPr>
              <w:t>Coin</w:t>
            </w:r>
          </w:p>
        </w:tc>
        <w:tc>
          <w:tcPr>
            <w:tcW w:w="1843" w:type="dxa"/>
          </w:tcPr>
          <w:p w14:paraId="748C4E0E" w14:textId="5D292C46" w:rsidR="00516D31" w:rsidRDefault="00516D31" w:rsidP="00E964DD">
            <w:pPr>
              <w:keepNext/>
              <w:jc w:val="both"/>
              <w:rPr>
                <w:lang w:val="en-GB"/>
              </w:rPr>
            </w:pPr>
            <w:r>
              <w:rPr>
                <w:lang w:val="en-GB"/>
              </w:rPr>
              <w:t>1</w:t>
            </w:r>
          </w:p>
        </w:tc>
        <w:tc>
          <w:tcPr>
            <w:tcW w:w="2358" w:type="dxa"/>
          </w:tcPr>
          <w:p w14:paraId="459B6F83" w14:textId="0F945D16" w:rsidR="00516D31" w:rsidRDefault="00516D31" w:rsidP="00E964DD">
            <w:pPr>
              <w:keepNext/>
              <w:jc w:val="both"/>
              <w:rPr>
                <w:lang w:val="en-GB"/>
              </w:rPr>
            </w:pPr>
            <w:r>
              <w:rPr>
                <w:lang w:val="en-GB"/>
              </w:rPr>
              <w:t>1</w:t>
            </w:r>
          </w:p>
        </w:tc>
      </w:tr>
      <w:tr w:rsidR="00516D31" w14:paraId="77568E29" w14:textId="77777777" w:rsidTr="00516D31">
        <w:tc>
          <w:tcPr>
            <w:tcW w:w="1271" w:type="dxa"/>
          </w:tcPr>
          <w:p w14:paraId="291356BA" w14:textId="3BA4725A" w:rsidR="00516D31" w:rsidRDefault="00516D31" w:rsidP="00516D31">
            <w:pPr>
              <w:keepNext/>
              <w:jc w:val="both"/>
              <w:rPr>
                <w:lang w:val="en-GB"/>
              </w:rPr>
            </w:pPr>
            <w:r>
              <w:rPr>
                <w:lang w:val="en-GB"/>
              </w:rPr>
              <w:t>2</w:t>
            </w:r>
          </w:p>
        </w:tc>
        <w:tc>
          <w:tcPr>
            <w:tcW w:w="1701" w:type="dxa"/>
          </w:tcPr>
          <w:p w14:paraId="65F2F143" w14:textId="2126474F" w:rsidR="00516D31" w:rsidRDefault="00516D31" w:rsidP="00516D31">
            <w:pPr>
              <w:keepNext/>
              <w:jc w:val="both"/>
              <w:rPr>
                <w:lang w:val="en-GB"/>
              </w:rPr>
            </w:pPr>
            <w:r>
              <w:rPr>
                <w:lang w:val="en-GB"/>
              </w:rPr>
              <w:t>Ghaq Tal-Ghasel</w:t>
            </w:r>
          </w:p>
        </w:tc>
        <w:tc>
          <w:tcPr>
            <w:tcW w:w="1843" w:type="dxa"/>
          </w:tcPr>
          <w:p w14:paraId="341E936C" w14:textId="03BB31D0" w:rsidR="00516D31" w:rsidRDefault="00516D31" w:rsidP="00516D31">
            <w:pPr>
              <w:keepNext/>
              <w:jc w:val="both"/>
              <w:rPr>
                <w:lang w:val="en-GB"/>
              </w:rPr>
            </w:pPr>
            <w:r>
              <w:rPr>
                <w:lang w:val="en-GB"/>
              </w:rPr>
              <w:t>Ghaq Tal-Ghasel</w:t>
            </w:r>
          </w:p>
        </w:tc>
        <w:tc>
          <w:tcPr>
            <w:tcW w:w="1843" w:type="dxa"/>
          </w:tcPr>
          <w:p w14:paraId="140A6849" w14:textId="53ADE62C" w:rsidR="00516D31" w:rsidRDefault="00516D31" w:rsidP="00516D31">
            <w:pPr>
              <w:keepNext/>
              <w:jc w:val="both"/>
              <w:rPr>
                <w:lang w:val="en-GB"/>
              </w:rPr>
            </w:pPr>
            <w:r>
              <w:rPr>
                <w:lang w:val="en-GB"/>
              </w:rPr>
              <w:t>2</w:t>
            </w:r>
          </w:p>
        </w:tc>
        <w:tc>
          <w:tcPr>
            <w:tcW w:w="2358" w:type="dxa"/>
          </w:tcPr>
          <w:p w14:paraId="6E4F6806" w14:textId="06767B04" w:rsidR="00516D31" w:rsidRDefault="00516D31" w:rsidP="00516D31">
            <w:pPr>
              <w:keepNext/>
              <w:jc w:val="both"/>
              <w:rPr>
                <w:lang w:val="en-GB"/>
              </w:rPr>
            </w:pPr>
            <w:r>
              <w:rPr>
                <w:lang w:val="en-GB"/>
              </w:rPr>
              <w:t>2</w:t>
            </w:r>
          </w:p>
        </w:tc>
      </w:tr>
      <w:tr w:rsidR="00516D31" w14:paraId="6D311126" w14:textId="77777777" w:rsidTr="00516D31">
        <w:tc>
          <w:tcPr>
            <w:tcW w:w="1271" w:type="dxa"/>
          </w:tcPr>
          <w:p w14:paraId="646E30DB" w14:textId="3588467B" w:rsidR="00516D31" w:rsidRDefault="00516D31" w:rsidP="00E964DD">
            <w:pPr>
              <w:keepNext/>
              <w:jc w:val="both"/>
              <w:rPr>
                <w:lang w:val="en-GB"/>
              </w:rPr>
            </w:pPr>
            <w:r>
              <w:rPr>
                <w:lang w:val="en-GB"/>
              </w:rPr>
              <w:t>3</w:t>
            </w:r>
          </w:p>
        </w:tc>
        <w:tc>
          <w:tcPr>
            <w:tcW w:w="1701" w:type="dxa"/>
          </w:tcPr>
          <w:p w14:paraId="725525CF" w14:textId="06744503" w:rsidR="00516D31" w:rsidRDefault="00516D31" w:rsidP="00E964DD">
            <w:pPr>
              <w:keepNext/>
              <w:jc w:val="both"/>
              <w:rPr>
                <w:lang w:val="en-GB"/>
              </w:rPr>
            </w:pPr>
            <w:r>
              <w:rPr>
                <w:lang w:val="en-GB"/>
              </w:rPr>
              <w:t>Coin</w:t>
            </w:r>
          </w:p>
        </w:tc>
        <w:tc>
          <w:tcPr>
            <w:tcW w:w="1843" w:type="dxa"/>
          </w:tcPr>
          <w:p w14:paraId="479877C0" w14:textId="7892B014" w:rsidR="00516D31" w:rsidRDefault="00516D31" w:rsidP="00E964DD">
            <w:pPr>
              <w:keepNext/>
              <w:jc w:val="both"/>
              <w:rPr>
                <w:lang w:val="en-GB"/>
              </w:rPr>
            </w:pPr>
            <w:r>
              <w:rPr>
                <w:lang w:val="en-GB"/>
              </w:rPr>
              <w:t>Coin</w:t>
            </w:r>
          </w:p>
        </w:tc>
        <w:tc>
          <w:tcPr>
            <w:tcW w:w="1843" w:type="dxa"/>
          </w:tcPr>
          <w:p w14:paraId="3F36DCD6" w14:textId="4651E1C1" w:rsidR="00516D31" w:rsidRDefault="00516D31" w:rsidP="00E964DD">
            <w:pPr>
              <w:keepNext/>
              <w:jc w:val="both"/>
              <w:rPr>
                <w:lang w:val="en-GB"/>
              </w:rPr>
            </w:pPr>
            <w:r>
              <w:rPr>
                <w:lang w:val="en-GB"/>
              </w:rPr>
              <w:t>1</w:t>
            </w:r>
          </w:p>
        </w:tc>
        <w:tc>
          <w:tcPr>
            <w:tcW w:w="2358" w:type="dxa"/>
          </w:tcPr>
          <w:p w14:paraId="36C2E0A6" w14:textId="58E43854" w:rsidR="00516D31" w:rsidRDefault="00516D31" w:rsidP="00E964DD">
            <w:pPr>
              <w:keepNext/>
              <w:jc w:val="both"/>
              <w:rPr>
                <w:lang w:val="en-GB"/>
              </w:rPr>
            </w:pPr>
            <w:r>
              <w:rPr>
                <w:lang w:val="en-GB"/>
              </w:rPr>
              <w:t>1</w:t>
            </w:r>
          </w:p>
        </w:tc>
      </w:tr>
      <w:tr w:rsidR="00516D31" w14:paraId="06778495" w14:textId="77777777" w:rsidTr="00516D31">
        <w:tc>
          <w:tcPr>
            <w:tcW w:w="1271" w:type="dxa"/>
          </w:tcPr>
          <w:p w14:paraId="279D4210" w14:textId="4804A49B" w:rsidR="00516D31" w:rsidRDefault="00516D31" w:rsidP="00516D31">
            <w:pPr>
              <w:keepNext/>
              <w:jc w:val="both"/>
              <w:rPr>
                <w:lang w:val="en-GB"/>
              </w:rPr>
            </w:pPr>
            <w:r>
              <w:rPr>
                <w:lang w:val="en-GB"/>
              </w:rPr>
              <w:t>3</w:t>
            </w:r>
          </w:p>
        </w:tc>
        <w:tc>
          <w:tcPr>
            <w:tcW w:w="1701" w:type="dxa"/>
          </w:tcPr>
          <w:p w14:paraId="56FC347B" w14:textId="0E629B14" w:rsidR="00516D31" w:rsidRDefault="00516D31" w:rsidP="00516D31">
            <w:pPr>
              <w:keepNext/>
              <w:jc w:val="both"/>
              <w:rPr>
                <w:lang w:val="en-GB"/>
              </w:rPr>
            </w:pPr>
            <w:r>
              <w:rPr>
                <w:lang w:val="en-GB"/>
              </w:rPr>
              <w:t>Ghaq Tal-Ghasel</w:t>
            </w:r>
          </w:p>
        </w:tc>
        <w:tc>
          <w:tcPr>
            <w:tcW w:w="1843" w:type="dxa"/>
          </w:tcPr>
          <w:p w14:paraId="24763644" w14:textId="0ADAB1BF" w:rsidR="00516D31" w:rsidRDefault="00516D31" w:rsidP="00516D31">
            <w:pPr>
              <w:keepNext/>
              <w:jc w:val="both"/>
              <w:rPr>
                <w:lang w:val="en-GB"/>
              </w:rPr>
            </w:pPr>
            <w:r>
              <w:rPr>
                <w:lang w:val="en-GB"/>
              </w:rPr>
              <w:t>Ghaq Tal-Ghasel</w:t>
            </w:r>
          </w:p>
        </w:tc>
        <w:tc>
          <w:tcPr>
            <w:tcW w:w="1843" w:type="dxa"/>
          </w:tcPr>
          <w:p w14:paraId="660C918A" w14:textId="02E1AF27" w:rsidR="00516D31" w:rsidRDefault="00516D31" w:rsidP="00516D31">
            <w:pPr>
              <w:keepNext/>
              <w:jc w:val="both"/>
              <w:rPr>
                <w:lang w:val="en-GB"/>
              </w:rPr>
            </w:pPr>
            <w:r>
              <w:rPr>
                <w:lang w:val="en-GB"/>
              </w:rPr>
              <w:t>2</w:t>
            </w:r>
          </w:p>
        </w:tc>
        <w:tc>
          <w:tcPr>
            <w:tcW w:w="2358" w:type="dxa"/>
          </w:tcPr>
          <w:p w14:paraId="0B3835E0" w14:textId="27091894" w:rsidR="00516D31" w:rsidRDefault="00516D31" w:rsidP="00516D31">
            <w:pPr>
              <w:keepNext/>
              <w:jc w:val="both"/>
              <w:rPr>
                <w:lang w:val="en-GB"/>
              </w:rPr>
            </w:pPr>
            <w:r>
              <w:rPr>
                <w:lang w:val="en-GB"/>
              </w:rPr>
              <w:t>2</w:t>
            </w:r>
          </w:p>
        </w:tc>
      </w:tr>
      <w:tr w:rsidR="00516D31" w14:paraId="633FC063" w14:textId="77777777" w:rsidTr="00516D31">
        <w:tc>
          <w:tcPr>
            <w:tcW w:w="1271" w:type="dxa"/>
          </w:tcPr>
          <w:p w14:paraId="6E67E1CC" w14:textId="23009C18" w:rsidR="00516D31" w:rsidRDefault="00516D31" w:rsidP="00516D31">
            <w:pPr>
              <w:keepNext/>
              <w:jc w:val="both"/>
              <w:rPr>
                <w:lang w:val="en-GB"/>
              </w:rPr>
            </w:pPr>
            <w:r>
              <w:rPr>
                <w:lang w:val="en-GB"/>
              </w:rPr>
              <w:t>4</w:t>
            </w:r>
          </w:p>
        </w:tc>
        <w:tc>
          <w:tcPr>
            <w:tcW w:w="1701" w:type="dxa"/>
          </w:tcPr>
          <w:p w14:paraId="224E42CD" w14:textId="137DE5FC" w:rsidR="00516D31" w:rsidRDefault="00531B65" w:rsidP="00516D31">
            <w:pPr>
              <w:keepNext/>
              <w:jc w:val="both"/>
              <w:rPr>
                <w:lang w:val="en-GB"/>
              </w:rPr>
            </w:pPr>
            <w:r>
              <w:rPr>
                <w:lang w:val="en-GB"/>
              </w:rPr>
              <w:t>Coin</w:t>
            </w:r>
          </w:p>
        </w:tc>
        <w:tc>
          <w:tcPr>
            <w:tcW w:w="1843" w:type="dxa"/>
          </w:tcPr>
          <w:p w14:paraId="2F657755" w14:textId="6DB55428" w:rsidR="00516D31" w:rsidRDefault="00531B65" w:rsidP="00516D31">
            <w:pPr>
              <w:keepNext/>
              <w:jc w:val="both"/>
              <w:rPr>
                <w:lang w:val="en-GB"/>
              </w:rPr>
            </w:pPr>
            <w:r>
              <w:rPr>
                <w:lang w:val="en-GB"/>
              </w:rPr>
              <w:t>Coin</w:t>
            </w:r>
          </w:p>
        </w:tc>
        <w:tc>
          <w:tcPr>
            <w:tcW w:w="1843" w:type="dxa"/>
          </w:tcPr>
          <w:p w14:paraId="629FCEF2" w14:textId="606A80A2" w:rsidR="00516D31" w:rsidRDefault="00531B65" w:rsidP="00516D31">
            <w:pPr>
              <w:keepNext/>
              <w:jc w:val="both"/>
              <w:rPr>
                <w:lang w:val="en-GB"/>
              </w:rPr>
            </w:pPr>
            <w:r>
              <w:rPr>
                <w:lang w:val="en-GB"/>
              </w:rPr>
              <w:t>1</w:t>
            </w:r>
          </w:p>
        </w:tc>
        <w:tc>
          <w:tcPr>
            <w:tcW w:w="2358" w:type="dxa"/>
          </w:tcPr>
          <w:p w14:paraId="27D2F64D" w14:textId="70D5BBAA" w:rsidR="00516D31" w:rsidRDefault="00531B65" w:rsidP="00516D31">
            <w:pPr>
              <w:keepNext/>
              <w:jc w:val="both"/>
              <w:rPr>
                <w:lang w:val="en-GB"/>
              </w:rPr>
            </w:pPr>
            <w:r>
              <w:rPr>
                <w:lang w:val="en-GB"/>
              </w:rPr>
              <w:t>1</w:t>
            </w:r>
          </w:p>
        </w:tc>
      </w:tr>
      <w:tr w:rsidR="00516D31" w14:paraId="242460B3" w14:textId="77777777" w:rsidTr="00516D31">
        <w:tc>
          <w:tcPr>
            <w:tcW w:w="1271" w:type="dxa"/>
          </w:tcPr>
          <w:p w14:paraId="790BB2B2" w14:textId="69710348" w:rsidR="00516D31" w:rsidRDefault="00516D31" w:rsidP="00516D31">
            <w:pPr>
              <w:keepNext/>
              <w:jc w:val="both"/>
              <w:rPr>
                <w:lang w:val="en-GB"/>
              </w:rPr>
            </w:pPr>
            <w:r>
              <w:rPr>
                <w:lang w:val="en-GB"/>
              </w:rPr>
              <w:t>4</w:t>
            </w:r>
          </w:p>
        </w:tc>
        <w:tc>
          <w:tcPr>
            <w:tcW w:w="1701" w:type="dxa"/>
          </w:tcPr>
          <w:p w14:paraId="50D34DCD" w14:textId="5864AD0E" w:rsidR="00516D31" w:rsidRDefault="00531B65" w:rsidP="00516D31">
            <w:pPr>
              <w:keepNext/>
              <w:jc w:val="both"/>
              <w:rPr>
                <w:lang w:val="en-GB"/>
              </w:rPr>
            </w:pPr>
            <w:r>
              <w:rPr>
                <w:lang w:val="en-GB"/>
              </w:rPr>
              <w:t>Imqaret</w:t>
            </w:r>
          </w:p>
        </w:tc>
        <w:tc>
          <w:tcPr>
            <w:tcW w:w="1843" w:type="dxa"/>
          </w:tcPr>
          <w:p w14:paraId="555C841E" w14:textId="6FD6E209" w:rsidR="00516D31" w:rsidRDefault="00531B65" w:rsidP="00516D31">
            <w:pPr>
              <w:keepNext/>
              <w:jc w:val="both"/>
              <w:rPr>
                <w:lang w:val="en-GB"/>
              </w:rPr>
            </w:pPr>
            <w:r>
              <w:rPr>
                <w:lang w:val="en-GB"/>
              </w:rPr>
              <w:t>Imqaret</w:t>
            </w:r>
          </w:p>
        </w:tc>
        <w:tc>
          <w:tcPr>
            <w:tcW w:w="1843" w:type="dxa"/>
          </w:tcPr>
          <w:p w14:paraId="59455A26" w14:textId="21AA6E87" w:rsidR="00516D31" w:rsidRDefault="00531B65" w:rsidP="00516D31">
            <w:pPr>
              <w:keepNext/>
              <w:jc w:val="both"/>
              <w:rPr>
                <w:lang w:val="en-GB"/>
              </w:rPr>
            </w:pPr>
            <w:r>
              <w:rPr>
                <w:lang w:val="en-GB"/>
              </w:rPr>
              <w:t>3</w:t>
            </w:r>
          </w:p>
        </w:tc>
        <w:tc>
          <w:tcPr>
            <w:tcW w:w="2358" w:type="dxa"/>
          </w:tcPr>
          <w:p w14:paraId="54A0492F" w14:textId="225F033E" w:rsidR="00516D31" w:rsidRDefault="00531B65" w:rsidP="00516D31">
            <w:pPr>
              <w:keepNext/>
              <w:jc w:val="both"/>
              <w:rPr>
                <w:lang w:val="en-GB"/>
              </w:rPr>
            </w:pPr>
            <w:r>
              <w:rPr>
                <w:lang w:val="en-GB"/>
              </w:rPr>
              <w:t>3</w:t>
            </w:r>
          </w:p>
        </w:tc>
      </w:tr>
    </w:tbl>
    <w:p w14:paraId="75178B3D" w14:textId="77777777" w:rsidR="00516D31" w:rsidRDefault="00516D31" w:rsidP="00E964DD">
      <w:pPr>
        <w:keepNext/>
        <w:jc w:val="both"/>
        <w:rPr>
          <w:lang w:val="en-GB"/>
        </w:rPr>
      </w:pPr>
    </w:p>
    <w:p w14:paraId="627C7584" w14:textId="6F6A039B" w:rsidR="00DF11A8" w:rsidRDefault="00DF11A8">
      <w:pPr>
        <w:pStyle w:val="Subtitle"/>
        <w:jc w:val="center"/>
        <w:rPr>
          <w:lang w:val="en-GB"/>
        </w:rPr>
        <w:pPrChange w:id="5" w:author="Mattei Vella" w:date="2022-05-10T23:19:00Z">
          <w:pPr>
            <w:keepNext/>
            <w:ind w:firstLine="360"/>
            <w:jc w:val="both"/>
          </w:pPr>
        </w:pPrChange>
      </w:pPr>
      <w:r>
        <w:rPr>
          <w:lang w:val="en-GB"/>
        </w:rPr>
        <w:t>4.1.</w:t>
      </w:r>
      <w:r w:rsidR="006406BC">
        <w:rPr>
          <w:lang w:val="en-GB"/>
        </w:rPr>
        <w:t>3</w:t>
      </w:r>
      <w:r>
        <w:rPr>
          <w:lang w:val="en-GB"/>
        </w:rPr>
        <w:t xml:space="preserve"> Discussion</w:t>
      </w:r>
      <w:r w:rsidR="00E52948">
        <w:rPr>
          <w:lang w:val="en-GB"/>
        </w:rPr>
        <w:t xml:space="preserve"> of Results</w:t>
      </w:r>
    </w:p>
    <w:p w14:paraId="49E4A1EC" w14:textId="1E2DEA26" w:rsidR="00D72340" w:rsidRDefault="002C6460" w:rsidP="00531B65">
      <w:pPr>
        <w:keepNext/>
        <w:ind w:firstLine="360"/>
        <w:jc w:val="both"/>
        <w:rPr>
          <w:lang w:val="en-GB"/>
        </w:rPr>
      </w:pPr>
      <w:r>
        <w:rPr>
          <w:lang w:val="en-GB"/>
        </w:rPr>
        <w:t>It</w:t>
      </w:r>
      <w:r w:rsidR="00D53C3B">
        <w:rPr>
          <w:lang w:val="en-GB"/>
        </w:rPr>
        <w:t xml:space="preserve"> can be noticed</w:t>
      </w:r>
      <w:r>
        <w:rPr>
          <w:lang w:val="en-GB"/>
        </w:rPr>
        <w:t xml:space="preserve"> that</w:t>
      </w:r>
      <w:r w:rsidR="00D53C3B">
        <w:rPr>
          <w:lang w:val="en-GB"/>
        </w:rPr>
        <w:t xml:space="preserve"> from each of the configurations, the foods detected varied </w:t>
      </w:r>
      <w:r w:rsidR="00B9407C">
        <w:rPr>
          <w:lang w:val="en-GB"/>
        </w:rPr>
        <w:t>a lot between one another.</w:t>
      </w:r>
      <w:r>
        <w:rPr>
          <w:lang w:val="en-GB"/>
        </w:rPr>
        <w:t xml:space="preserve"> There </w:t>
      </w:r>
      <w:r w:rsidR="007F0B2F">
        <w:rPr>
          <w:lang w:val="en-GB"/>
        </w:rPr>
        <w:t>were</w:t>
      </w:r>
      <w:r>
        <w:rPr>
          <w:lang w:val="en-GB"/>
        </w:rPr>
        <w:t xml:space="preserve"> </w:t>
      </w:r>
      <w:r w:rsidR="00C60B38">
        <w:rPr>
          <w:lang w:val="en-GB"/>
        </w:rPr>
        <w:t>two</w:t>
      </w:r>
      <w:r>
        <w:rPr>
          <w:lang w:val="en-GB"/>
        </w:rPr>
        <w:t xml:space="preserve"> main reasons why this occurred.</w:t>
      </w:r>
      <w:r w:rsidR="005728E4">
        <w:rPr>
          <w:lang w:val="en-GB"/>
        </w:rPr>
        <w:t xml:space="preserve"> The first being that some objects where not even identifie</w:t>
      </w:r>
      <w:r w:rsidR="00194EFE">
        <w:rPr>
          <w:lang w:val="en-GB"/>
        </w:rPr>
        <w:t xml:space="preserve">d. In some cases, such as </w:t>
      </w:r>
      <w:r w:rsidR="00194EFE" w:rsidRPr="00441CC9">
        <w:rPr>
          <w:i/>
          <w:iCs/>
          <w:lang w:val="en-GB"/>
        </w:rPr>
        <w:t xml:space="preserve">figure </w:t>
      </w:r>
      <w:r w:rsidR="00441CC9">
        <w:rPr>
          <w:i/>
          <w:iCs/>
          <w:lang w:val="en-GB"/>
        </w:rPr>
        <w:t>2</w:t>
      </w:r>
      <w:r w:rsidR="00194EFE">
        <w:rPr>
          <w:lang w:val="en-GB"/>
        </w:rPr>
        <w:t xml:space="preserve">, food objects which </w:t>
      </w:r>
      <w:r w:rsidR="00832BC0">
        <w:rPr>
          <w:lang w:val="en-GB"/>
        </w:rPr>
        <w:t>were</w:t>
      </w:r>
      <w:r w:rsidR="00194EFE">
        <w:rPr>
          <w:lang w:val="en-GB"/>
        </w:rPr>
        <w:t xml:space="preserve"> part of the six being used for this study, were present but not classified as one of the objects. As previously mentioned in the methodology section of this research</w:t>
      </w:r>
      <w:r w:rsidR="00567DE4">
        <w:rPr>
          <w:lang w:val="en-GB"/>
        </w:rPr>
        <w:t>, “fake objects” where also included as part of the dataset. This meant that there would be a chance that some of these fake objects would be falsely identified as one of the six focused items. One of these fake objects was a Green Apple, and this could be seen confusing the model, because when one of the images which had predicted an access amount of “Pastizzi” was visualised, it could be noticed that in most images where there is a green apple present, it was identified as a “Pastizz</w:t>
      </w:r>
      <w:commentRangeStart w:id="6"/>
      <w:commentRangeStart w:id="7"/>
      <w:r w:rsidR="00567DE4">
        <w:rPr>
          <w:lang w:val="en-GB"/>
        </w:rPr>
        <w:t xml:space="preserve">”. </w:t>
      </w:r>
      <w:r w:rsidR="00567DE4" w:rsidRPr="00441CC9">
        <w:rPr>
          <w:i/>
          <w:iCs/>
          <w:lang w:val="en-GB"/>
        </w:rPr>
        <w:t xml:space="preserve">Figure </w:t>
      </w:r>
      <w:r w:rsidR="00441CC9">
        <w:rPr>
          <w:i/>
          <w:iCs/>
          <w:lang w:val="en-GB"/>
        </w:rPr>
        <w:t>3</w:t>
      </w:r>
      <w:r w:rsidR="00567DE4">
        <w:rPr>
          <w:lang w:val="en-GB"/>
        </w:rPr>
        <w:t xml:space="preserve"> shows an example of these images</w:t>
      </w:r>
      <w:commentRangeEnd w:id="6"/>
      <w:r w:rsidR="00BA4DB6">
        <w:rPr>
          <w:rStyle w:val="CommentReference"/>
        </w:rPr>
        <w:commentReference w:id="6"/>
      </w:r>
      <w:commentRangeEnd w:id="7"/>
      <w:r w:rsidR="009E2D57">
        <w:rPr>
          <w:rStyle w:val="CommentReference"/>
        </w:rPr>
        <w:commentReference w:id="7"/>
      </w:r>
      <w:r w:rsidR="00567DE4">
        <w:rPr>
          <w:lang w:val="en-GB"/>
        </w:rPr>
        <w:t xml:space="preserve">. This is the </w:t>
      </w:r>
      <w:r w:rsidR="00C60B38">
        <w:rPr>
          <w:lang w:val="en-GB"/>
        </w:rPr>
        <w:t>other</w:t>
      </w:r>
      <w:r w:rsidR="00567DE4">
        <w:rPr>
          <w:lang w:val="en-GB"/>
        </w:rPr>
        <w:t xml:space="preserve"> main reason why the discrepancies between the Actual and Predicted values where present. </w:t>
      </w:r>
      <w:r w:rsidR="007F0B2F">
        <w:rPr>
          <w:lang w:val="en-GB"/>
        </w:rPr>
        <w:t xml:space="preserve">The totals for these configurations where then added together and divide by three </w:t>
      </w:r>
      <w:r w:rsidR="000F0C9A">
        <w:rPr>
          <w:lang w:val="en-GB"/>
        </w:rPr>
        <w:t>to</w:t>
      </w:r>
      <w:r w:rsidR="007F0B2F">
        <w:rPr>
          <w:lang w:val="en-GB"/>
        </w:rPr>
        <w:t xml:space="preserve"> get the one single value as an average of how well the </w:t>
      </w:r>
      <w:r w:rsidR="000F0C9A">
        <w:rPr>
          <w:lang w:val="en-GB"/>
        </w:rPr>
        <w:t xml:space="preserve">models performed. The average of Actual Total objects was that of 1132 (1132.667, rounded upwards) and the average Predicted Total was 1181 (1181.333, rounded downwards). </w:t>
      </w:r>
      <w:r w:rsidR="00777364">
        <w:rPr>
          <w:lang w:val="en-GB"/>
        </w:rPr>
        <w:t>However, w</w:t>
      </w:r>
      <w:r w:rsidR="000F0C9A">
        <w:rPr>
          <w:lang w:val="en-GB"/>
        </w:rPr>
        <w:t>ith this data it</w:t>
      </w:r>
      <w:r w:rsidR="00777364">
        <w:rPr>
          <w:lang w:val="en-GB"/>
        </w:rPr>
        <w:t xml:space="preserve"> was</w:t>
      </w:r>
      <w:r w:rsidR="000F0C9A">
        <w:rPr>
          <w:lang w:val="en-GB"/>
        </w:rPr>
        <w:t xml:space="preserve"> still very difficult to understand how well the classification performed, but at least this gave an idea of which classes proved to be the most problematic to classify</w:t>
      </w:r>
      <w:r w:rsidR="00777364">
        <w:rPr>
          <w:lang w:val="en-GB"/>
        </w:rPr>
        <w:t xml:space="preserve"> due to the difference in values</w:t>
      </w:r>
      <w:r w:rsidR="000F0C9A">
        <w:rPr>
          <w:lang w:val="en-GB"/>
        </w:rPr>
        <w:t>.</w:t>
      </w:r>
      <w:r w:rsidR="00777364">
        <w:rPr>
          <w:lang w:val="en-GB"/>
        </w:rPr>
        <w:t xml:space="preserve"> The values for “Qassatat”</w:t>
      </w:r>
      <w:r w:rsidR="003B7D10">
        <w:rPr>
          <w:lang w:val="en-GB"/>
        </w:rPr>
        <w:t xml:space="preserve">, </w:t>
      </w:r>
      <w:r w:rsidR="00777364">
        <w:rPr>
          <w:lang w:val="en-GB"/>
        </w:rPr>
        <w:t>“Gbejniet”</w:t>
      </w:r>
      <w:r w:rsidR="003B7D10">
        <w:rPr>
          <w:lang w:val="en-GB"/>
        </w:rPr>
        <w:t xml:space="preserve"> and “</w:t>
      </w:r>
      <w:r w:rsidR="003B7D10">
        <w:rPr>
          <w:rFonts w:ascii="Calibri" w:hAnsi="Calibri" w:cs="Calibri"/>
          <w:color w:val="000000"/>
        </w:rPr>
        <w:t>Ghaq Tal-Ghasel</w:t>
      </w:r>
      <w:r w:rsidR="003B7D10">
        <w:rPr>
          <w:lang w:val="en-GB"/>
        </w:rPr>
        <w:t>”</w:t>
      </w:r>
      <w:r w:rsidR="00777364">
        <w:rPr>
          <w:lang w:val="en-GB"/>
        </w:rPr>
        <w:t xml:space="preserve"> showed that these where most probably </w:t>
      </w:r>
      <w:r w:rsidR="003B7D10">
        <w:rPr>
          <w:lang w:val="en-GB"/>
        </w:rPr>
        <w:t xml:space="preserve">identified with the least number of problems encountered because </w:t>
      </w:r>
      <w:r w:rsidR="00531B65">
        <w:rPr>
          <w:lang w:val="en-GB"/>
        </w:rPr>
        <w:t>t</w:t>
      </w:r>
      <w:r w:rsidR="003B7D10">
        <w:rPr>
          <w:lang w:val="en-GB"/>
        </w:rPr>
        <w:t>hey had the least difference in all three sc</w:t>
      </w:r>
      <w:commentRangeStart w:id="8"/>
      <w:commentRangeStart w:id="9"/>
      <w:r w:rsidR="003B7D10">
        <w:rPr>
          <w:lang w:val="en-GB"/>
        </w:rPr>
        <w:t>enarios.</w:t>
      </w:r>
      <w:commentRangeEnd w:id="8"/>
      <w:r w:rsidR="008B0F6B">
        <w:rPr>
          <w:rStyle w:val="CommentReference"/>
        </w:rPr>
        <w:commentReference w:id="8"/>
      </w:r>
      <w:commentRangeEnd w:id="9"/>
      <w:r w:rsidR="003D6888">
        <w:rPr>
          <w:rStyle w:val="CommentReference"/>
        </w:rPr>
        <w:commentReference w:id="9"/>
      </w:r>
      <w:r w:rsidR="006A5852">
        <w:rPr>
          <w:lang w:val="en-GB"/>
        </w:rPr>
        <w:t xml:space="preserve"> </w:t>
      </w:r>
      <w:commentRangeStart w:id="10"/>
      <w:r w:rsidR="006A5852">
        <w:rPr>
          <w:lang w:val="en-GB"/>
        </w:rPr>
        <w:t>This is most probably because, in configuration 2 and 3, in most cases whenever a green apple was present, this was miss classified as a “Pastizz”, hence why the +69 and + 26 difference can be seen in both scenarios respectively. For the large difference of “Imqaret” in configuration 2, this was because there where cases w</w:t>
      </w:r>
      <w:r w:rsidR="00832BC0">
        <w:rPr>
          <w:lang w:val="en-GB"/>
        </w:rPr>
        <w:t>here the kiwi was also being detected as the class “Imqaret” with a lesser confidence level of around 80%.</w:t>
      </w:r>
      <w:r w:rsidR="002304D9">
        <w:rPr>
          <w:lang w:val="en-GB"/>
        </w:rPr>
        <w:t xml:space="preserve"> The “Zalzett Malti” on the opposite </w:t>
      </w:r>
      <w:r w:rsidR="003D6888">
        <w:rPr>
          <w:lang w:val="en-GB"/>
        </w:rPr>
        <w:t>had less predictions in the first configuration, because in some images, multiple of class were present, but not all instances where identified. For example, in certain images where two of the “Zalzett Malti” class where visible, only one was identified.</w:t>
      </w:r>
      <w:commentRangeEnd w:id="10"/>
      <w:r w:rsidR="003D6888">
        <w:rPr>
          <w:rStyle w:val="CommentReference"/>
        </w:rPr>
        <w:commentReference w:id="10"/>
      </w:r>
      <w:r w:rsidR="00EB5007">
        <w:rPr>
          <w:lang w:val="en-GB"/>
        </w:rPr>
        <w:br/>
      </w:r>
    </w:p>
    <w:p w14:paraId="28FBEE99" w14:textId="482CCC1D" w:rsidR="00D72340" w:rsidRDefault="00D72340" w:rsidP="00D72340">
      <w:pPr>
        <w:pStyle w:val="Subtitle"/>
        <w:numPr>
          <w:ilvl w:val="0"/>
          <w:numId w:val="0"/>
        </w:numPr>
        <w:ind w:left="360"/>
        <w:jc w:val="center"/>
        <w:rPr>
          <w:lang w:val="en-GB"/>
        </w:rPr>
      </w:pPr>
    </w:p>
    <w:p w14:paraId="5254F542" w14:textId="7797AD20" w:rsidR="003D6888" w:rsidRDefault="003D6888" w:rsidP="003D6888">
      <w:pPr>
        <w:rPr>
          <w:lang w:val="en-GB"/>
        </w:rPr>
      </w:pPr>
    </w:p>
    <w:p w14:paraId="79D5F7D2" w14:textId="3A1B1EF6" w:rsidR="003D6888" w:rsidRDefault="003D6888" w:rsidP="003D6888">
      <w:pPr>
        <w:rPr>
          <w:lang w:val="en-GB"/>
        </w:rPr>
      </w:pPr>
    </w:p>
    <w:p w14:paraId="439F00E5" w14:textId="59619709" w:rsidR="00DF11A8" w:rsidRPr="00DF11A8" w:rsidRDefault="003D6888" w:rsidP="006406BC">
      <w:pPr>
        <w:pStyle w:val="Subtitle"/>
        <w:numPr>
          <w:ilvl w:val="0"/>
          <w:numId w:val="0"/>
        </w:numPr>
        <w:jc w:val="center"/>
        <w:rPr>
          <w:lang w:val="en-GB"/>
        </w:rPr>
      </w:pPr>
      <w:r>
        <w:rPr>
          <w:noProof/>
        </w:rPr>
        <mc:AlternateContent>
          <mc:Choice Requires="wpg">
            <w:drawing>
              <wp:anchor distT="0" distB="0" distL="114300" distR="114300" simplePos="0" relativeHeight="251660288" behindDoc="1" locked="0" layoutInCell="1" allowOverlap="1" wp14:anchorId="5B7C8458" wp14:editId="7CB8C843">
                <wp:simplePos x="0" y="0"/>
                <wp:positionH relativeFrom="margin">
                  <wp:posOffset>69215</wp:posOffset>
                </wp:positionH>
                <wp:positionV relativeFrom="margin">
                  <wp:posOffset>-92075</wp:posOffset>
                </wp:positionV>
                <wp:extent cx="5615940" cy="2545080"/>
                <wp:effectExtent l="0" t="0" r="3810" b="7620"/>
                <wp:wrapSquare wrapText="bothSides"/>
                <wp:docPr id="7" name="Group 7"/>
                <wp:cNvGraphicFramePr/>
                <a:graphic xmlns:a="http://schemas.openxmlformats.org/drawingml/2006/main">
                  <a:graphicData uri="http://schemas.microsoft.com/office/word/2010/wordprocessingGroup">
                    <wpg:wgp>
                      <wpg:cNvGrpSpPr/>
                      <wpg:grpSpPr>
                        <a:xfrm>
                          <a:off x="0" y="0"/>
                          <a:ext cx="5615940" cy="2545080"/>
                          <a:chOff x="-1440467" y="2870955"/>
                          <a:chExt cx="6408710" cy="2545600"/>
                        </a:xfrm>
                      </wpg:grpSpPr>
                      <pic:pic xmlns:pic="http://schemas.openxmlformats.org/drawingml/2006/picture">
                        <pic:nvPicPr>
                          <pic:cNvPr id="1" name="Picture 1" descr="A picture containing indoor&#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1440467" y="2870955"/>
                            <a:ext cx="3223725" cy="2354197"/>
                          </a:xfrm>
                          <a:prstGeom prst="rect">
                            <a:avLst/>
                          </a:prstGeom>
                        </pic:spPr>
                      </pic:pic>
                      <pic:pic xmlns:pic="http://schemas.openxmlformats.org/drawingml/2006/picture">
                        <pic:nvPicPr>
                          <pic:cNvPr id="2" name="Picture 2" descr="A picture containing table, indoor&#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1889763" y="2872740"/>
                            <a:ext cx="3078480" cy="2352413"/>
                          </a:xfrm>
                          <a:prstGeom prst="rect">
                            <a:avLst/>
                          </a:prstGeom>
                        </pic:spPr>
                      </pic:pic>
                      <wps:wsp>
                        <wps:cNvPr id="4" name="Text Box 4"/>
                        <wps:cNvSpPr txBox="1"/>
                        <wps:spPr>
                          <a:xfrm>
                            <a:off x="30435" y="5280660"/>
                            <a:ext cx="502963" cy="135895"/>
                          </a:xfrm>
                          <a:prstGeom prst="rect">
                            <a:avLst/>
                          </a:prstGeom>
                          <a:noFill/>
                          <a:ln>
                            <a:noFill/>
                          </a:ln>
                        </wps:spPr>
                        <wps:txbx>
                          <w:txbxContent>
                            <w:p w14:paraId="674E0721" w14:textId="6E95C982" w:rsidR="007F0B2F" w:rsidRPr="008318AD" w:rsidRDefault="007F0B2F" w:rsidP="007F0B2F">
                              <w:pPr>
                                <w:pStyle w:val="Caption"/>
                                <w:rPr>
                                  <w:lang w:val="en-GB"/>
                                </w:rPr>
                              </w:pPr>
                              <w:r>
                                <w:t xml:space="preserve">Figure </w:t>
                              </w:r>
                              <w:r w:rsidR="00D72340">
                                <w:rPr>
                                  <w:lang w:val="en-GB"/>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 name="Text Box 5"/>
                        <wps:cNvSpPr txBox="1"/>
                        <wps:spPr>
                          <a:xfrm>
                            <a:off x="3360905" y="5281932"/>
                            <a:ext cx="464808" cy="134622"/>
                          </a:xfrm>
                          <a:prstGeom prst="rect">
                            <a:avLst/>
                          </a:prstGeom>
                          <a:noFill/>
                          <a:ln>
                            <a:noFill/>
                          </a:ln>
                        </wps:spPr>
                        <wps:txbx>
                          <w:txbxContent>
                            <w:p w14:paraId="1EB581C9" w14:textId="22EBE44C" w:rsidR="007F0B2F" w:rsidRPr="009C105C" w:rsidRDefault="007F0B2F" w:rsidP="007F0B2F">
                              <w:pPr>
                                <w:pStyle w:val="Caption"/>
                                <w:rPr>
                                  <w:lang w:val="en-GB"/>
                                </w:rPr>
                              </w:pPr>
                              <w:r>
                                <w:t xml:space="preserve">Figure </w:t>
                              </w:r>
                              <w:r w:rsidR="0042602F">
                                <w:rPr>
                                  <w:lang w:val="en-GB"/>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B7C8458" id="Group 7" o:spid="_x0000_s1026" style="position:absolute;left:0;text-align:left;margin-left:5.45pt;margin-top:-7.25pt;width:442.2pt;height:200.4pt;z-index:-251656192;mso-position-horizontal-relative:margin;mso-position-vertical-relative:margin;mso-width-relative:margin;mso-height-relative:margin" coordorigin="-14404,28709" coordsize="64087,254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picture containing indoor&#10;&#10;Description automatically generated" style="position:absolute;left:-14404;top:28709;width:32236;height:235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">
                  <v:imagedata r:id="rId14" o:title="A picture containing indoor&#10;&#10;Description automatically generated"/>
                </v:shape>
                <v:shape id="Picture 2" o:spid="_x0000_s1028" type="#_x0000_t75" alt="A picture containing table, indoor&#10;&#10;Description automatically generated" style="position:absolute;left:18897;top:28727;width:30785;height:23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">
                  <v:imagedata r:id="rId15" o:title="A picture containing table, indoor&#10;&#10;Description automatically generated"/>
                </v:shape>
                <v:shapetype id="_x0000_t202" coordsize="21600,21600" o:spt="202" path="m,l,21600r21600,l21600,xe">
                  <v:stroke joinstyle="miter"/>
                  <v:path gradientshapeok="t" o:connecttype="rect"/>
                </v:shapetype>
                <v:shape id="Text Box 4" o:spid="_x0000_s1029" type="#_x0000_t202" style="position:absolute;left:304;top:52806;width:5029;height:1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q0wwAAANoAAAAPAAAAZHJzL2Rvd25yZXYueG1sRI9Ba8JA&#10;FITvBf/D8gRvdWMR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OCuqtMMAAADaAAAADwAA&#10;AAAAAAAAAAAAAAAHAgAAZHJzL2Rvd25yZXYueG1sUEsFBgAAAAADAAMAtwAAAPcCAAAAAA==&#10;" filled="f" stroked="f">
                  <v:textbox inset="0,0,0,0">
                    <w:txbxContent>
                      <w:p w14:paraId="674E0721" w14:textId="6E95C982" w:rsidR="007F0B2F" w:rsidRPr="008318AD" w:rsidRDefault="007F0B2F" w:rsidP="007F0B2F">
                        <w:pPr>
                          <w:pStyle w:val="Caption"/>
                          <w:rPr>
                            <w:lang w:val="en-GB"/>
                          </w:rPr>
                        </w:pPr>
                        <w:r>
                          <w:t xml:space="preserve">Figure </w:t>
                        </w:r>
                        <w:r w:rsidR="00D72340">
                          <w:rPr>
                            <w:lang w:val="en-GB"/>
                          </w:rPr>
                          <w:t>2</w:t>
                        </w:r>
                      </w:p>
                    </w:txbxContent>
                  </v:textbox>
                </v:shape>
                <v:shape id="Text Box 5" o:spid="_x0000_s1030" type="#_x0000_t202" style="position:absolute;left:33609;top:52819;width:4648;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w8vwwAAANoAAAAPAAAAZHJzL2Rvd25yZXYueG1sRI9Ba8JA&#10;FITvBf/D8gRvdWNB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V2cPL8MAAADaAAAADwAA&#10;AAAAAAAAAAAAAAAHAgAAZHJzL2Rvd25yZXYueG1sUEsFBgAAAAADAAMAtwAAAPcCAAAAAA==&#10;" filled="f" stroked="f">
                  <v:textbox inset="0,0,0,0">
                    <w:txbxContent>
                      <w:p w14:paraId="1EB581C9" w14:textId="22EBE44C" w:rsidR="007F0B2F" w:rsidRPr="009C105C" w:rsidRDefault="007F0B2F" w:rsidP="007F0B2F">
                        <w:pPr>
                          <w:pStyle w:val="Caption"/>
                          <w:rPr>
                            <w:lang w:val="en-GB"/>
                          </w:rPr>
                        </w:pPr>
                        <w:r>
                          <w:t xml:space="preserve">Figure </w:t>
                        </w:r>
                        <w:r w:rsidR="0042602F">
                          <w:rPr>
                            <w:lang w:val="en-GB"/>
                          </w:rPr>
                          <w:t>3</w:t>
                        </w:r>
                      </w:p>
                    </w:txbxContent>
                  </v:textbox>
                </v:shape>
                <w10:wrap type="square" anchorx="margin" anchory="margin"/>
              </v:group>
            </w:pict>
          </mc:Fallback>
        </mc:AlternateContent>
      </w:r>
      <w:r w:rsidR="006406BC">
        <w:rPr>
          <w:lang w:val="en-GB"/>
        </w:rPr>
        <w:t>4</w:t>
      </w:r>
      <w:r w:rsidR="009E2D57">
        <w:rPr>
          <w:lang w:val="en-GB"/>
        </w:rPr>
        <w:t xml:space="preserve">.2 </w:t>
      </w:r>
      <w:r w:rsidR="00C5724A">
        <w:rPr>
          <w:lang w:val="en-GB"/>
        </w:rPr>
        <w:t>Calorie Estimation</w:t>
      </w:r>
    </w:p>
    <w:p w14:paraId="6C551B74" w14:textId="365B9687" w:rsidR="00BF6C56" w:rsidRDefault="00137338" w:rsidP="00441CC9">
      <w:pPr>
        <w:ind w:firstLine="360"/>
        <w:jc w:val="both"/>
        <w:rPr>
          <w:lang w:val="en-GB"/>
        </w:rPr>
      </w:pPr>
      <w:r>
        <w:rPr>
          <w:lang w:val="en-GB"/>
        </w:rPr>
        <w:t xml:space="preserve">Since the </w:t>
      </w:r>
      <w:r w:rsidR="00D72340">
        <w:rPr>
          <w:lang w:val="en-GB"/>
        </w:rPr>
        <w:t>predicted classes in each image where identi</w:t>
      </w:r>
      <w:r w:rsidR="007E5A4B">
        <w:rPr>
          <w:lang w:val="en-GB"/>
        </w:rPr>
        <w:t>fied, the next step was to extract information from the results</w:t>
      </w:r>
      <w:r w:rsidR="00280B3B">
        <w:rPr>
          <w:lang w:val="en-GB"/>
        </w:rPr>
        <w:t>, this</w:t>
      </w:r>
      <w:r w:rsidR="007E5A4B">
        <w:rPr>
          <w:lang w:val="en-GB"/>
        </w:rPr>
        <w:t xml:space="preserve"> </w:t>
      </w:r>
      <w:r w:rsidR="00280B3B">
        <w:rPr>
          <w:lang w:val="en-GB"/>
        </w:rPr>
        <w:t xml:space="preserve">helped </w:t>
      </w:r>
      <w:r w:rsidR="007E5A4B">
        <w:rPr>
          <w:lang w:val="en-GB"/>
        </w:rPr>
        <w:t xml:space="preserve">in estimating the calories for each class detected. Previously in the Methodology section of this paper, it was stated that the neural network, “Mask R-CNN” was used to generate the models because it was capable of segmenting instances whilst providing the exact number of pixels detected. This value was mainly used to generate the nutritional value, because </w:t>
      </w:r>
      <w:r w:rsidR="00241AFD">
        <w:rPr>
          <w:lang w:val="en-GB"/>
        </w:rPr>
        <w:t>in previous sections,</w:t>
      </w:r>
      <w:r w:rsidR="007E5A4B">
        <w:rPr>
          <w:lang w:val="en-GB"/>
        </w:rPr>
        <w:t xml:space="preserve"> the </w:t>
      </w:r>
      <w:r w:rsidR="00241AFD">
        <w:rPr>
          <w:lang w:val="en-GB"/>
        </w:rPr>
        <w:t>pixels per cm</w:t>
      </w:r>
      <w:r w:rsidR="00241AFD">
        <w:rPr>
          <w:vertAlign w:val="superscript"/>
          <w:lang w:val="en-GB"/>
        </w:rPr>
        <w:t>2</w:t>
      </w:r>
      <w:r w:rsidR="00241AFD">
        <w:rPr>
          <w:lang w:val="en-GB"/>
        </w:rPr>
        <w:t xml:space="preserve"> and the calorie per cm</w:t>
      </w:r>
      <w:r w:rsidR="00241AFD">
        <w:rPr>
          <w:vertAlign w:val="superscript"/>
          <w:lang w:val="en-GB"/>
        </w:rPr>
        <w:t>2</w:t>
      </w:r>
      <w:r w:rsidR="00241AFD">
        <w:rPr>
          <w:lang w:val="en-GB"/>
        </w:rPr>
        <w:t xml:space="preserve"> were found, thus by using those values and the number of detected pixels it was possible to generate these results.</w:t>
      </w:r>
    </w:p>
    <w:p w14:paraId="72AA9B32" w14:textId="5452FB5A" w:rsidR="006406BC" w:rsidRDefault="006406BC" w:rsidP="003E35C6">
      <w:pPr>
        <w:pStyle w:val="Subtitle"/>
        <w:jc w:val="center"/>
        <w:rPr>
          <w:lang w:val="en-GB"/>
        </w:rPr>
      </w:pPr>
      <w:r>
        <w:rPr>
          <w:lang w:val="en-GB"/>
        </w:rPr>
        <w:t xml:space="preserve">4.2.1 </w:t>
      </w:r>
      <w:r w:rsidR="003E35C6">
        <w:rPr>
          <w:lang w:val="en-GB"/>
        </w:rPr>
        <w:t>Metrics &amp; Results</w:t>
      </w:r>
    </w:p>
    <w:p w14:paraId="78D4F6A5" w14:textId="71D66EA4" w:rsidR="00E724CD" w:rsidRDefault="00241AFD" w:rsidP="00441CC9">
      <w:pPr>
        <w:ind w:firstLine="360"/>
        <w:jc w:val="both"/>
        <w:rPr>
          <w:lang w:val="en-GB"/>
        </w:rPr>
      </w:pPr>
      <w:r>
        <w:rPr>
          <w:lang w:val="en-GB"/>
        </w:rPr>
        <w:t xml:space="preserve">To get the best idea possible of how the model performed, multiple approaches had to be taken to make sure that a better understanding of what effects the final </w:t>
      </w:r>
      <w:r w:rsidR="004F172E">
        <w:rPr>
          <w:lang w:val="en-GB"/>
        </w:rPr>
        <w:t>metric</w:t>
      </w:r>
      <w:r>
        <w:rPr>
          <w:lang w:val="en-GB"/>
        </w:rPr>
        <w:t>.</w:t>
      </w:r>
      <w:r w:rsidR="004F172E">
        <w:rPr>
          <w:lang w:val="en-GB"/>
        </w:rPr>
        <w:t xml:space="preserve"> The first approach which was taken included a simple comparison of the total pixels from each item’s mask with the predicted pixels value. Since each of the testing images had a mask included in the annotation file, it was simple to extract the mask’s total pixels value from the polygon and the predicted mask was also part of the results when detecting the food items from every image. </w:t>
      </w:r>
      <w:r w:rsidR="00280B3B">
        <w:rPr>
          <w:lang w:val="en-GB"/>
        </w:rPr>
        <w:t xml:space="preserve">The issue in this was that, if pixels were detected outside of the </w:t>
      </w:r>
      <w:r w:rsidR="00704C29">
        <w:rPr>
          <w:lang w:val="en-GB"/>
        </w:rPr>
        <w:t xml:space="preserve">original </w:t>
      </w:r>
      <w:r w:rsidR="00280B3B">
        <w:rPr>
          <w:lang w:val="en-GB"/>
        </w:rPr>
        <w:t>mask, those pixels shouldn’t be counted</w:t>
      </w:r>
      <w:r w:rsidR="00704C29">
        <w:rPr>
          <w:lang w:val="en-GB"/>
        </w:rPr>
        <w:t>, because of this it wasn’t possible to just compare the values together</w:t>
      </w:r>
      <w:r w:rsidR="00280B3B">
        <w:rPr>
          <w:lang w:val="en-GB"/>
        </w:rPr>
        <w:t>.</w:t>
      </w:r>
      <w:r w:rsidR="00704C29">
        <w:rPr>
          <w:lang w:val="en-GB"/>
        </w:rPr>
        <w:t xml:space="preserve"> Here it was opted to use the Intersect </w:t>
      </w:r>
      <w:r w:rsidR="00C344C1">
        <w:rPr>
          <w:lang w:val="en-GB"/>
        </w:rPr>
        <w:t>o</w:t>
      </w:r>
      <w:r w:rsidR="00704C29">
        <w:rPr>
          <w:lang w:val="en-GB"/>
        </w:rPr>
        <w:t>ver Union</w:t>
      </w:r>
      <w:r w:rsidR="00993807">
        <w:rPr>
          <w:lang w:val="en-GB"/>
        </w:rPr>
        <w:t xml:space="preserve"> (IoU)</w:t>
      </w:r>
      <w:r w:rsidR="00704C29">
        <w:rPr>
          <w:lang w:val="en-GB"/>
        </w:rPr>
        <w:t xml:space="preserve"> </w:t>
      </w:r>
      <w:r w:rsidR="00C344C1">
        <w:rPr>
          <w:lang w:val="en-GB"/>
        </w:rPr>
        <w:t xml:space="preserve">evaluation </w:t>
      </w:r>
      <w:r w:rsidR="00704C29">
        <w:rPr>
          <w:lang w:val="en-GB"/>
        </w:rPr>
        <w:t xml:space="preserve">metric </w:t>
      </w:r>
      <w:r w:rsidR="00C344C1">
        <w:rPr>
          <w:lang w:val="en-GB"/>
        </w:rPr>
        <w:t xml:space="preserve">to get the accuracy of pixels detected whilst only considering the pixels correctly detected on the mask. So, by using this metric the accuracy of the model’s instance segmentation was determined. </w:t>
      </w:r>
      <w:r w:rsidR="00993807">
        <w:rPr>
          <w:lang w:val="en-GB"/>
        </w:rPr>
        <w:t>Configuration 1 yielded an IoU percentage of 87.1</w:t>
      </w:r>
      <w:r w:rsidR="0038748F">
        <w:rPr>
          <w:lang w:val="en-GB"/>
        </w:rPr>
        <w:t>3</w:t>
      </w:r>
      <w:r w:rsidR="00993807">
        <w:rPr>
          <w:lang w:val="en-GB"/>
        </w:rPr>
        <w:t>%, configuration 2 resulted to 73.66% and configuration 3 showed 80.5</w:t>
      </w:r>
      <w:r w:rsidR="0038748F">
        <w:rPr>
          <w:lang w:val="en-GB"/>
        </w:rPr>
        <w:t>7</w:t>
      </w:r>
      <w:r w:rsidR="00993807">
        <w:rPr>
          <w:lang w:val="en-GB"/>
        </w:rPr>
        <w:t>% accuracy, therefore the average of all 3 configurations was that of 80.45%. This value shows that model performed quite well</w:t>
      </w:r>
      <w:r w:rsidR="00E724CD">
        <w:rPr>
          <w:lang w:val="en-GB"/>
        </w:rPr>
        <w:t xml:space="preserve"> since it managed to identify a very high percentage of pixels correctly, this was the first indication that there would be a greater chance for the estimation of calories to be accurate.</w:t>
      </w:r>
    </w:p>
    <w:p w14:paraId="6421DD3B" w14:textId="4A773C34" w:rsidR="00D553DA" w:rsidRDefault="008B6D20" w:rsidP="00441CC9">
      <w:pPr>
        <w:ind w:firstLine="360"/>
        <w:jc w:val="both"/>
        <w:rPr>
          <w:rFonts w:ascii="Calibri" w:eastAsia="Times New Roman" w:hAnsi="Calibri" w:cs="Calibri"/>
          <w:color w:val="000000"/>
          <w:lang w:val="en-GB" w:eastAsia="en-MT"/>
        </w:rPr>
      </w:pPr>
      <w:r>
        <w:rPr>
          <w:lang w:val="en-GB"/>
        </w:rPr>
        <w:t xml:space="preserve">The next approach was to calculate the calories predicted based off the detected mask, then the same would be done for the actual calories but </w:t>
      </w:r>
      <w:r w:rsidR="00FE00B5">
        <w:rPr>
          <w:lang w:val="en-GB"/>
        </w:rPr>
        <w:t>by using the original mask as the reference point. To calculate the calories, the reference object had to be used to scale up</w:t>
      </w:r>
      <w:r w:rsidR="00AE497D">
        <w:rPr>
          <w:lang w:val="en-GB"/>
        </w:rPr>
        <w:t xml:space="preserve"> or scale down</w:t>
      </w:r>
      <w:r w:rsidR="00FE00B5">
        <w:rPr>
          <w:lang w:val="en-GB"/>
        </w:rPr>
        <w:t xml:space="preserve"> the </w:t>
      </w:r>
      <w:r w:rsidR="00AE497D">
        <w:rPr>
          <w:lang w:val="en-GB"/>
        </w:rPr>
        <w:t>predicted pixel values depending on the IoU value for the coin (the reference object in this case). Once this was calculated, this new value was divided by 3349.092, which is the previously found pixels per cm</w:t>
      </w:r>
      <w:r w:rsidR="00B155C0">
        <w:rPr>
          <w:vertAlign w:val="superscript"/>
          <w:lang w:val="en-GB"/>
        </w:rPr>
        <w:t>2</w:t>
      </w:r>
      <w:r w:rsidR="00B155C0">
        <w:rPr>
          <w:lang w:val="en-GB"/>
        </w:rPr>
        <w:t>,</w:t>
      </w:r>
      <w:r w:rsidR="00AE497D">
        <w:rPr>
          <w:lang w:val="en-GB"/>
        </w:rPr>
        <w:t xml:space="preserve"> to find an estimation of the</w:t>
      </w:r>
      <w:r w:rsidR="00B155C0">
        <w:rPr>
          <w:lang w:val="en-GB"/>
        </w:rPr>
        <w:t xml:space="preserve"> actual</w:t>
      </w:r>
      <w:r w:rsidR="00AE497D">
        <w:rPr>
          <w:lang w:val="en-GB"/>
        </w:rPr>
        <w:t xml:space="preserve"> size of the detected object.</w:t>
      </w:r>
      <w:r w:rsidR="00B155C0">
        <w:rPr>
          <w:lang w:val="en-GB"/>
        </w:rPr>
        <w:t xml:space="preserve"> The same procedure was applied to the actual value so that two values would be generated, the “Actual Kcal” and “Predicted Kcal”. To </w:t>
      </w:r>
      <w:r w:rsidR="00B155C0">
        <w:rPr>
          <w:lang w:val="en-GB"/>
        </w:rPr>
        <w:lastRenderedPageBreak/>
        <w:t xml:space="preserve">compare these values together, it was opted to use the evaluation metric of </w:t>
      </w:r>
      <w:r w:rsidR="00B65F9F">
        <w:rPr>
          <w:lang w:val="en-GB"/>
        </w:rPr>
        <w:t>“</w:t>
      </w:r>
      <w:r w:rsidR="00B155C0">
        <w:rPr>
          <w:lang w:val="en-GB"/>
        </w:rPr>
        <w:t>Root Mean Square Error</w:t>
      </w:r>
      <w:r w:rsidR="00B65F9F">
        <w:rPr>
          <w:lang w:val="en-GB"/>
        </w:rPr>
        <w:t>”</w:t>
      </w:r>
      <w:r w:rsidR="00B155C0">
        <w:rPr>
          <w:lang w:val="en-GB"/>
        </w:rPr>
        <w:t xml:space="preserve"> </w:t>
      </w:r>
      <w:r w:rsidR="00B65F9F">
        <w:rPr>
          <w:lang w:val="en-GB"/>
        </w:rPr>
        <w:t>to</w:t>
      </w:r>
      <w:r w:rsidR="00B155C0">
        <w:rPr>
          <w:lang w:val="en-GB"/>
        </w:rPr>
        <w:t xml:space="preserve"> get </w:t>
      </w:r>
      <w:r w:rsidR="00B65F9F">
        <w:rPr>
          <w:lang w:val="en-GB"/>
        </w:rPr>
        <w:t>a single value which would be able to represent the difference between the “Actual” and “Predicted” Kcal’s.</w:t>
      </w:r>
      <w:r w:rsidR="008F5373">
        <w:rPr>
          <w:lang w:val="en-GB"/>
        </w:rPr>
        <w:t xml:space="preserve"> The formula for this metric used was, </w:t>
      </w:r>
      <w:r w:rsidR="00B65F9F">
        <w:rPr>
          <w:lang w:val="en-GB"/>
        </w:rPr>
        <w:t xml:space="preserve"> </w:t>
      </w:r>
      <m:oMath>
        <m:r>
          <w:rPr>
            <w:rFonts w:ascii="Cambria Math" w:hAnsi="Cambria Math"/>
            <w:lang w:val="en-GB"/>
          </w:rPr>
          <m:t xml:space="preserve">RMSE = </m:t>
        </m:r>
        <m:rad>
          <m:radPr>
            <m:degHide m:val="1"/>
            <m:ctrlPr>
              <w:rPr>
                <w:rFonts w:ascii="Cambria Math" w:hAnsi="Cambria Math"/>
                <w:i/>
                <w:lang w:val="en-GB"/>
              </w:rPr>
            </m:ctrlPr>
          </m:radPr>
          <m:deg/>
          <m:e>
            <m:f>
              <m:fPr>
                <m:ctrlPr>
                  <w:rPr>
                    <w:rFonts w:ascii="Cambria Math" w:hAnsi="Cambria Math"/>
                    <w:i/>
                    <w:lang w:val="en-GB"/>
                  </w:rPr>
                </m:ctrlPr>
              </m:fPr>
              <m:num>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n</m:t>
                    </m:r>
                  </m:sup>
                  <m:e>
                    <m:sSup>
                      <m:sSupPr>
                        <m:ctrlPr>
                          <w:rPr>
                            <w:rFonts w:ascii="Cambria Math" w:hAnsi="Cambria Math"/>
                            <w:i/>
                            <w:lang w:val="en-GB"/>
                          </w:rPr>
                        </m:ctrlPr>
                      </m:sSupPr>
                      <m:e>
                        <m:r>
                          <w:rPr>
                            <w:rFonts w:ascii="Cambria Math" w:hAnsi="Cambria Math"/>
                            <w:lang w:val="en-GB"/>
                          </w:rPr>
                          <m:t>(Pi – Ai)</m:t>
                        </m:r>
                      </m:e>
                      <m:sup>
                        <m:r>
                          <w:rPr>
                            <w:rFonts w:ascii="Cambria Math" w:hAnsi="Cambria Math"/>
                            <w:lang w:val="en-GB"/>
                          </w:rPr>
                          <m:t>2</m:t>
                        </m:r>
                      </m:sup>
                    </m:sSup>
                  </m:e>
                </m:nary>
              </m:num>
              <m:den>
                <m:r>
                  <w:rPr>
                    <w:rFonts w:ascii="Cambria Math" w:hAnsi="Cambria Math"/>
                    <w:lang w:val="en-GB"/>
                  </w:rPr>
                  <m:t>n</m:t>
                </m:r>
              </m:den>
            </m:f>
          </m:e>
        </m:rad>
      </m:oMath>
      <w:r w:rsidR="008F5373">
        <w:rPr>
          <w:rFonts w:eastAsiaTheme="minorEastAsia"/>
          <w:lang w:val="en-GB"/>
        </w:rPr>
        <w:t>. By applying this formula for each configuration, three RSME values where generated</w:t>
      </w:r>
      <w:r w:rsidR="00D553DA">
        <w:rPr>
          <w:rFonts w:eastAsiaTheme="minorEastAsia"/>
          <w:lang w:val="en-GB"/>
        </w:rPr>
        <w:t xml:space="preserve">, </w:t>
      </w:r>
      <w:r w:rsidR="00D553DA" w:rsidRPr="00D553DA">
        <w:rPr>
          <w:rFonts w:ascii="Calibri" w:eastAsia="Times New Roman" w:hAnsi="Calibri" w:cs="Calibri"/>
          <w:color w:val="000000"/>
          <w:lang w:eastAsia="en-MT"/>
        </w:rPr>
        <w:t>80.36</w:t>
      </w:r>
      <w:r w:rsidR="00D553DA">
        <w:rPr>
          <w:rFonts w:ascii="Calibri" w:eastAsia="Times New Roman" w:hAnsi="Calibri" w:cs="Calibri"/>
          <w:color w:val="000000"/>
          <w:lang w:val="en-GB" w:eastAsia="en-MT"/>
        </w:rPr>
        <w:t xml:space="preserve">, </w:t>
      </w:r>
      <w:r w:rsidR="00D553DA" w:rsidRPr="00D553DA">
        <w:rPr>
          <w:rFonts w:ascii="Calibri" w:eastAsia="Times New Roman" w:hAnsi="Calibri" w:cs="Calibri"/>
          <w:color w:val="000000"/>
          <w:lang w:eastAsia="en-MT"/>
        </w:rPr>
        <w:t>79.30</w:t>
      </w:r>
      <w:r w:rsidR="00D553DA">
        <w:rPr>
          <w:rFonts w:ascii="Calibri" w:eastAsia="Times New Roman" w:hAnsi="Calibri" w:cs="Calibri"/>
          <w:color w:val="000000"/>
          <w:lang w:val="en-GB" w:eastAsia="en-MT"/>
        </w:rPr>
        <w:t xml:space="preserve"> and </w:t>
      </w:r>
      <w:r w:rsidR="00D553DA" w:rsidRPr="00D553DA">
        <w:rPr>
          <w:rFonts w:ascii="Calibri" w:eastAsia="Times New Roman" w:hAnsi="Calibri" w:cs="Calibri"/>
          <w:color w:val="000000"/>
          <w:lang w:eastAsia="en-MT"/>
        </w:rPr>
        <w:t>99.</w:t>
      </w:r>
      <w:r w:rsidR="0038748F">
        <w:rPr>
          <w:rFonts w:ascii="Calibri" w:eastAsia="Times New Roman" w:hAnsi="Calibri" w:cs="Calibri"/>
          <w:color w:val="000000"/>
          <w:lang w:val="en-GB" w:eastAsia="en-MT"/>
        </w:rPr>
        <w:t>5</w:t>
      </w:r>
      <w:r w:rsidR="00D553DA">
        <w:rPr>
          <w:rFonts w:ascii="Calibri" w:eastAsia="Times New Roman" w:hAnsi="Calibri" w:cs="Calibri"/>
          <w:color w:val="000000"/>
          <w:lang w:val="en-GB" w:eastAsia="en-MT"/>
        </w:rPr>
        <w:t>. As previously done, these values where then averaged, which resulted in a final RMSE value of 86.3</w:t>
      </w:r>
      <w:r w:rsidR="0038748F">
        <w:rPr>
          <w:rFonts w:ascii="Calibri" w:eastAsia="Times New Roman" w:hAnsi="Calibri" w:cs="Calibri"/>
          <w:color w:val="000000"/>
          <w:lang w:val="en-GB" w:eastAsia="en-MT"/>
        </w:rPr>
        <w:t>9</w:t>
      </w:r>
      <w:r w:rsidR="00D553DA">
        <w:rPr>
          <w:rFonts w:ascii="Calibri" w:eastAsia="Times New Roman" w:hAnsi="Calibri" w:cs="Calibri"/>
          <w:color w:val="000000"/>
          <w:lang w:val="en-GB" w:eastAsia="en-MT"/>
        </w:rPr>
        <w:t>. This meant that on average the models created would have a calorie estimate of plus or minus 86.3</w:t>
      </w:r>
      <w:r w:rsidR="0038748F">
        <w:rPr>
          <w:rFonts w:ascii="Calibri" w:eastAsia="Times New Roman" w:hAnsi="Calibri" w:cs="Calibri"/>
          <w:color w:val="000000"/>
          <w:lang w:val="en-GB" w:eastAsia="en-MT"/>
        </w:rPr>
        <w:t>9</w:t>
      </w:r>
      <w:r w:rsidR="00D553DA">
        <w:rPr>
          <w:rFonts w:ascii="Calibri" w:eastAsia="Times New Roman" w:hAnsi="Calibri" w:cs="Calibri"/>
          <w:color w:val="000000"/>
          <w:lang w:val="en-GB" w:eastAsia="en-MT"/>
        </w:rPr>
        <w:t>.</w:t>
      </w:r>
      <w:r w:rsidR="0086567C">
        <w:rPr>
          <w:rFonts w:ascii="Calibri" w:eastAsia="Times New Roman" w:hAnsi="Calibri" w:cs="Calibri"/>
          <w:color w:val="000000"/>
          <w:lang w:val="en-GB" w:eastAsia="en-MT"/>
        </w:rPr>
        <w:t xml:space="preserve"> It is important to note that whenever multiple items from one food class are identified, the total calories for that food item are considered as a single aggregated value. For example, if two “Imqaret” where to be detected in a single image, only one pixel value for the total area of both would be extracted.</w:t>
      </w:r>
      <w:r w:rsidR="008B00C4">
        <w:rPr>
          <w:rFonts w:ascii="Calibri" w:eastAsia="Times New Roman" w:hAnsi="Calibri" w:cs="Calibri"/>
          <w:color w:val="000000"/>
          <w:lang w:val="en-GB" w:eastAsia="en-MT"/>
        </w:rPr>
        <w:t xml:space="preserve"> The above information could be </w:t>
      </w:r>
      <w:r w:rsidR="00531B65">
        <w:rPr>
          <w:rFonts w:ascii="Calibri" w:eastAsia="Times New Roman" w:hAnsi="Calibri" w:cs="Calibri"/>
          <w:color w:val="000000"/>
          <w:lang w:val="en-GB" w:eastAsia="en-MT"/>
        </w:rPr>
        <w:t>better understood</w:t>
      </w:r>
      <w:r w:rsidR="008B00C4">
        <w:rPr>
          <w:rFonts w:ascii="Calibri" w:eastAsia="Times New Roman" w:hAnsi="Calibri" w:cs="Calibri"/>
          <w:color w:val="000000"/>
          <w:lang w:val="en-GB" w:eastAsia="en-MT"/>
        </w:rPr>
        <w:t xml:space="preserve"> in </w:t>
      </w:r>
      <w:r w:rsidR="00531B65">
        <w:rPr>
          <w:rFonts w:ascii="Calibri" w:eastAsia="Times New Roman" w:hAnsi="Calibri" w:cs="Calibri"/>
          <w:i/>
          <w:iCs/>
          <w:color w:val="000000"/>
          <w:lang w:val="en-GB" w:eastAsia="en-MT"/>
        </w:rPr>
        <w:t>table 2,</w:t>
      </w:r>
      <w:r w:rsidR="008B00C4">
        <w:rPr>
          <w:rFonts w:ascii="Calibri" w:eastAsia="Times New Roman" w:hAnsi="Calibri" w:cs="Calibri"/>
          <w:color w:val="000000"/>
          <w:lang w:val="en-GB" w:eastAsia="en-MT"/>
        </w:rPr>
        <w:t xml:space="preserve"> </w:t>
      </w:r>
      <w:r w:rsidR="00531B65">
        <w:rPr>
          <w:rFonts w:ascii="Calibri" w:eastAsia="Times New Roman" w:hAnsi="Calibri" w:cs="Calibri"/>
          <w:color w:val="000000"/>
          <w:lang w:val="en-GB" w:eastAsia="en-MT"/>
        </w:rPr>
        <w:t xml:space="preserve">which includes the name and description of each column in </w:t>
      </w:r>
      <w:r w:rsidR="008B00C4">
        <w:rPr>
          <w:rFonts w:ascii="Calibri" w:eastAsia="Times New Roman" w:hAnsi="Calibri" w:cs="Calibri"/>
          <w:color w:val="000000"/>
          <w:lang w:val="en-GB" w:eastAsia="en-MT"/>
        </w:rPr>
        <w:t xml:space="preserve">the results sheet to better understand the process of calculating these </w:t>
      </w:r>
      <w:r w:rsidR="00531B65">
        <w:rPr>
          <w:rFonts w:ascii="Calibri" w:eastAsia="Times New Roman" w:hAnsi="Calibri" w:cs="Calibri"/>
          <w:color w:val="000000"/>
          <w:lang w:val="en-GB" w:eastAsia="en-MT"/>
        </w:rPr>
        <w:t>results</w:t>
      </w:r>
      <w:r w:rsidR="008B00C4">
        <w:rPr>
          <w:rFonts w:ascii="Calibri" w:eastAsia="Times New Roman" w:hAnsi="Calibri" w:cs="Calibri"/>
          <w:color w:val="000000"/>
          <w:lang w:val="en-GB" w:eastAsia="en-MT"/>
        </w:rPr>
        <w:t>.</w:t>
      </w:r>
    </w:p>
    <w:p w14:paraId="56447E88" w14:textId="192A399A" w:rsidR="007B5F16" w:rsidRDefault="0042602F"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tab/>
      </w:r>
      <w:r w:rsidR="009E76E7">
        <w:rPr>
          <w:rFonts w:ascii="Calibri" w:eastAsia="Times New Roman" w:hAnsi="Calibri" w:cs="Calibri"/>
          <w:color w:val="000000"/>
          <w:lang w:val="en-GB" w:eastAsia="en-MT"/>
        </w:rPr>
        <w:t xml:space="preserve">The metrics which have been previously presented show give a very good idea how the model performed overall, but these calculations still had something missing, this being a comparison with the real calorie value. This was achieved by weighing the objects used in the dataset and manually calculating how much calories each item had, to see how the real value would compare with both the actual and the </w:t>
      </w:r>
      <w:r w:rsidR="009C0E00">
        <w:rPr>
          <w:rFonts w:ascii="Calibri" w:eastAsia="Times New Roman" w:hAnsi="Calibri" w:cs="Calibri"/>
          <w:color w:val="000000"/>
          <w:lang w:val="en-GB" w:eastAsia="en-MT"/>
        </w:rPr>
        <w:t xml:space="preserve">predicted calorie value. </w:t>
      </w:r>
      <w:r w:rsidR="0063786B">
        <w:rPr>
          <w:rFonts w:ascii="Calibri" w:eastAsia="Times New Roman" w:hAnsi="Calibri" w:cs="Calibri"/>
          <w:color w:val="000000"/>
          <w:lang w:val="en-GB" w:eastAsia="en-MT"/>
        </w:rPr>
        <w:t xml:space="preserve">When looking at </w:t>
      </w:r>
      <w:r w:rsidR="00531B65">
        <w:rPr>
          <w:rFonts w:ascii="Calibri" w:eastAsia="Times New Roman" w:hAnsi="Calibri" w:cs="Calibri"/>
          <w:color w:val="000000"/>
          <w:lang w:val="en-GB" w:eastAsia="en-MT"/>
        </w:rPr>
        <w:t>the results</w:t>
      </w:r>
      <w:r w:rsidR="0063786B">
        <w:rPr>
          <w:rFonts w:ascii="Calibri" w:eastAsia="Times New Roman" w:hAnsi="Calibri" w:cs="Calibri"/>
          <w:color w:val="000000"/>
          <w:lang w:val="en-GB" w:eastAsia="en-MT"/>
        </w:rPr>
        <w:t xml:space="preserve">, it could be noticed that the “Actual Kcal” and “Real Kcal” do not match even though in theory these should match due to the calculations which </w:t>
      </w:r>
      <w:r w:rsidR="003D6888">
        <w:rPr>
          <w:rFonts w:ascii="Calibri" w:eastAsia="Times New Roman" w:hAnsi="Calibri" w:cs="Calibri"/>
          <w:color w:val="000000"/>
          <w:lang w:val="en-GB" w:eastAsia="en-MT"/>
        </w:rPr>
        <w:t>were</w:t>
      </w:r>
      <w:r w:rsidR="0063786B">
        <w:rPr>
          <w:rFonts w:ascii="Calibri" w:eastAsia="Times New Roman" w:hAnsi="Calibri" w:cs="Calibri"/>
          <w:color w:val="000000"/>
          <w:lang w:val="en-GB" w:eastAsia="en-MT"/>
        </w:rPr>
        <w:t xml:space="preserve"> done. This happened because in certain cases objects have different weights, but their size might be very similar. Since throughout this research </w:t>
      </w:r>
      <w:r w:rsidR="007B5F16">
        <w:rPr>
          <w:rFonts w:ascii="Calibri" w:eastAsia="Times New Roman" w:hAnsi="Calibri" w:cs="Calibri"/>
          <w:color w:val="000000"/>
          <w:lang w:val="en-GB" w:eastAsia="en-MT"/>
        </w:rPr>
        <w:t>the</w:t>
      </w:r>
      <w:r w:rsidR="0063786B">
        <w:rPr>
          <w:rFonts w:ascii="Calibri" w:eastAsia="Times New Roman" w:hAnsi="Calibri" w:cs="Calibri"/>
          <w:color w:val="000000"/>
          <w:lang w:val="en-GB" w:eastAsia="en-MT"/>
        </w:rPr>
        <w:t xml:space="preserve"> calories where always calculated based on the cm</w:t>
      </w:r>
      <w:r w:rsidR="0063786B">
        <w:rPr>
          <w:rFonts w:ascii="Calibri" w:eastAsia="Times New Roman" w:hAnsi="Calibri" w:cs="Calibri"/>
          <w:color w:val="000000"/>
          <w:vertAlign w:val="superscript"/>
          <w:lang w:val="en-GB" w:eastAsia="en-MT"/>
        </w:rPr>
        <w:t>2</w:t>
      </w:r>
      <w:r w:rsidR="0063786B">
        <w:rPr>
          <w:rFonts w:ascii="Calibri" w:eastAsia="Times New Roman" w:hAnsi="Calibri" w:cs="Calibri"/>
          <w:color w:val="000000"/>
          <w:lang w:val="en-GB" w:eastAsia="en-MT"/>
        </w:rPr>
        <w:t xml:space="preserve"> of the object, if weight varies but the size doesn’t, the calculated “Actual Kcal” will not change, whilst the “Real Kcal” is based off manually weighing them, making it a more accurate value.</w:t>
      </w:r>
      <w:r w:rsidR="007B5F16">
        <w:rPr>
          <w:rFonts w:ascii="Calibri" w:eastAsia="Times New Roman" w:hAnsi="Calibri" w:cs="Calibri"/>
          <w:color w:val="000000"/>
          <w:lang w:val="en-GB" w:eastAsia="en-MT"/>
        </w:rPr>
        <w:t xml:space="preserve"> The same steps where repeated to calculate the RMSE between “Real Kcal” and “Predicted Kcal”, which resulted in the three values of </w:t>
      </w:r>
      <w:r w:rsidR="007B5F16" w:rsidRPr="007B5F16">
        <w:rPr>
          <w:rFonts w:ascii="Calibri" w:eastAsia="Times New Roman" w:hAnsi="Calibri" w:cs="Calibri"/>
          <w:color w:val="000000"/>
          <w:lang w:eastAsia="en-MT"/>
        </w:rPr>
        <w:t>94.</w:t>
      </w:r>
      <w:r w:rsidR="0038748F">
        <w:rPr>
          <w:rFonts w:ascii="Calibri" w:eastAsia="Times New Roman" w:hAnsi="Calibri" w:cs="Calibri"/>
          <w:color w:val="000000"/>
          <w:lang w:val="en-GB" w:eastAsia="en-MT"/>
        </w:rPr>
        <w:t>2</w:t>
      </w:r>
      <w:r w:rsidR="007B5F16">
        <w:rPr>
          <w:rFonts w:ascii="Calibri" w:eastAsia="Times New Roman" w:hAnsi="Calibri" w:cs="Calibri"/>
          <w:color w:val="000000"/>
          <w:lang w:val="en-GB" w:eastAsia="en-MT"/>
        </w:rPr>
        <w:t xml:space="preserve">, </w:t>
      </w:r>
      <w:r w:rsidR="007B5F16" w:rsidRPr="007B5F16">
        <w:rPr>
          <w:rFonts w:ascii="Calibri" w:eastAsia="Times New Roman" w:hAnsi="Calibri" w:cs="Calibri"/>
          <w:color w:val="000000"/>
          <w:lang w:eastAsia="en-MT"/>
        </w:rPr>
        <w:t>138.24</w:t>
      </w:r>
      <w:r w:rsidR="007B5F16">
        <w:rPr>
          <w:rFonts w:ascii="Calibri" w:eastAsia="Times New Roman" w:hAnsi="Calibri" w:cs="Calibri"/>
          <w:color w:val="000000"/>
          <w:lang w:val="en-GB" w:eastAsia="en-MT"/>
        </w:rPr>
        <w:t xml:space="preserve">, </w:t>
      </w:r>
      <w:r w:rsidR="007B5F16" w:rsidRPr="007B5F16">
        <w:rPr>
          <w:rFonts w:ascii="Calibri" w:eastAsia="Times New Roman" w:hAnsi="Calibri" w:cs="Calibri"/>
          <w:color w:val="000000"/>
          <w:lang w:eastAsia="en-MT"/>
        </w:rPr>
        <w:t>75.</w:t>
      </w:r>
      <w:r w:rsidR="0038748F">
        <w:rPr>
          <w:rFonts w:ascii="Calibri" w:eastAsia="Times New Roman" w:hAnsi="Calibri" w:cs="Calibri"/>
          <w:color w:val="000000"/>
          <w:lang w:val="en-GB" w:eastAsia="en-MT"/>
        </w:rPr>
        <w:t>5</w:t>
      </w:r>
      <w:r w:rsidR="007B5F16">
        <w:rPr>
          <w:rFonts w:ascii="Calibri" w:eastAsia="Times New Roman" w:hAnsi="Calibri" w:cs="Calibri"/>
          <w:color w:val="000000"/>
          <w:lang w:val="en-GB" w:eastAsia="en-MT"/>
        </w:rPr>
        <w:t xml:space="preserve"> and </w:t>
      </w:r>
      <w:r w:rsidR="005A2D71">
        <w:rPr>
          <w:rFonts w:ascii="Calibri" w:eastAsia="Times New Roman" w:hAnsi="Calibri" w:cs="Calibri"/>
          <w:color w:val="000000"/>
          <w:lang w:val="en-GB" w:eastAsia="en-MT"/>
        </w:rPr>
        <w:t xml:space="preserve">an </w:t>
      </w:r>
      <w:r w:rsidR="007B5F16">
        <w:rPr>
          <w:rFonts w:ascii="Calibri" w:eastAsia="Times New Roman" w:hAnsi="Calibri" w:cs="Calibri"/>
          <w:color w:val="000000"/>
          <w:lang w:val="en-GB" w:eastAsia="en-MT"/>
        </w:rPr>
        <w:t xml:space="preserve">average of </w:t>
      </w:r>
      <w:r w:rsidR="007B5F16" w:rsidRPr="007B5F16">
        <w:rPr>
          <w:rFonts w:ascii="Calibri" w:eastAsia="Times New Roman" w:hAnsi="Calibri" w:cs="Calibri"/>
          <w:color w:val="000000"/>
          <w:lang w:eastAsia="en-MT"/>
        </w:rPr>
        <w:t>102.6</w:t>
      </w:r>
      <w:r w:rsidR="0038748F">
        <w:rPr>
          <w:rFonts w:ascii="Calibri" w:eastAsia="Times New Roman" w:hAnsi="Calibri" w:cs="Calibri"/>
          <w:color w:val="000000"/>
          <w:lang w:val="en-GB" w:eastAsia="en-MT"/>
        </w:rPr>
        <w:t>5</w:t>
      </w:r>
      <w:r w:rsidR="007B5F16">
        <w:rPr>
          <w:rFonts w:ascii="Calibri" w:eastAsia="Times New Roman" w:hAnsi="Calibri" w:cs="Calibri"/>
          <w:color w:val="000000"/>
          <w:lang w:val="en-GB" w:eastAsia="en-MT"/>
        </w:rPr>
        <w:t>.</w:t>
      </w:r>
      <w:r w:rsidR="005949C4">
        <w:rPr>
          <w:rFonts w:ascii="Calibri" w:eastAsia="Times New Roman" w:hAnsi="Calibri" w:cs="Calibri"/>
          <w:color w:val="000000"/>
          <w:lang w:val="en-GB" w:eastAsia="en-MT"/>
        </w:rPr>
        <w:t xml:space="preserve"> </w:t>
      </w:r>
      <w:r w:rsidR="00441CC9" w:rsidRPr="00441CC9">
        <w:rPr>
          <w:rFonts w:ascii="Calibri" w:eastAsia="Times New Roman" w:hAnsi="Calibri" w:cs="Calibri"/>
          <w:i/>
          <w:iCs/>
          <w:color w:val="000000"/>
          <w:lang w:val="en-GB" w:eastAsia="en-MT"/>
        </w:rPr>
        <w:t xml:space="preserve">Table </w:t>
      </w:r>
      <w:r w:rsidR="00531B65">
        <w:rPr>
          <w:rFonts w:ascii="Calibri" w:eastAsia="Times New Roman" w:hAnsi="Calibri" w:cs="Calibri"/>
          <w:i/>
          <w:iCs/>
          <w:color w:val="000000"/>
          <w:lang w:val="en-GB" w:eastAsia="en-MT"/>
        </w:rPr>
        <w:t>3</w:t>
      </w:r>
      <w:r w:rsidR="005949C4">
        <w:rPr>
          <w:rFonts w:ascii="Calibri" w:eastAsia="Times New Roman" w:hAnsi="Calibri" w:cs="Calibri"/>
          <w:color w:val="000000"/>
          <w:lang w:val="en-GB" w:eastAsia="en-MT"/>
        </w:rPr>
        <w:t xml:space="preserve"> shows a table recap of all the three mentioned metrics used to show how the chosen approach performed in calorie estimation.</w:t>
      </w:r>
    </w:p>
    <w:p w14:paraId="34B6AE43" w14:textId="0E672D42" w:rsidR="00EF7126" w:rsidRDefault="00EF7126" w:rsidP="00EF7126">
      <w:pPr>
        <w:pStyle w:val="Caption"/>
        <w:keepNext/>
        <w:jc w:val="center"/>
      </w:pPr>
      <w:r>
        <w:t xml:space="preserve">Table </w:t>
      </w:r>
      <w:fldSimple w:instr=" SEQ Table \* ARABIC ">
        <w:r w:rsidR="00531B65">
          <w:rPr>
            <w:noProof/>
          </w:rPr>
          <w:t>2</w:t>
        </w:r>
      </w:fldSimple>
    </w:p>
    <w:tbl>
      <w:tblPr>
        <w:tblStyle w:val="TableGrid"/>
        <w:tblW w:w="0" w:type="auto"/>
        <w:tblLook w:val="04A0" w:firstRow="1" w:lastRow="0" w:firstColumn="1" w:lastColumn="0" w:noHBand="0" w:noVBand="1"/>
      </w:tblPr>
      <w:tblGrid>
        <w:gridCol w:w="4508"/>
        <w:gridCol w:w="4508"/>
      </w:tblGrid>
      <w:tr w:rsidR="001D7CB8" w14:paraId="42FF6A8D" w14:textId="77777777" w:rsidTr="001D7CB8">
        <w:tc>
          <w:tcPr>
            <w:tcW w:w="4508" w:type="dxa"/>
          </w:tcPr>
          <w:p w14:paraId="05CBF5B3" w14:textId="129C64DF" w:rsidR="001D7CB8" w:rsidRPr="001D7CB8" w:rsidRDefault="001D7CB8" w:rsidP="00441CC9">
            <w:pPr>
              <w:jc w:val="both"/>
              <w:rPr>
                <w:rFonts w:ascii="Calibri" w:eastAsia="Times New Roman" w:hAnsi="Calibri" w:cs="Calibri"/>
                <w:b/>
                <w:bCs/>
                <w:color w:val="000000"/>
                <w:lang w:val="en-GB" w:eastAsia="en-MT"/>
              </w:rPr>
            </w:pPr>
            <w:r>
              <w:rPr>
                <w:rFonts w:ascii="Calibri" w:eastAsia="Times New Roman" w:hAnsi="Calibri" w:cs="Calibri"/>
                <w:b/>
                <w:bCs/>
                <w:color w:val="000000"/>
                <w:lang w:val="en-GB" w:eastAsia="en-MT"/>
              </w:rPr>
              <w:t>Column Name</w:t>
            </w:r>
          </w:p>
        </w:tc>
        <w:tc>
          <w:tcPr>
            <w:tcW w:w="4508" w:type="dxa"/>
          </w:tcPr>
          <w:p w14:paraId="7C9D8B8C" w14:textId="5882F561" w:rsidR="001D7CB8" w:rsidRPr="001D7CB8" w:rsidRDefault="001D7CB8" w:rsidP="00441CC9">
            <w:pPr>
              <w:jc w:val="both"/>
              <w:rPr>
                <w:rFonts w:ascii="Calibri" w:eastAsia="Times New Roman" w:hAnsi="Calibri" w:cs="Calibri"/>
                <w:color w:val="000000"/>
                <w:lang w:val="en-GB" w:eastAsia="en-MT"/>
              </w:rPr>
            </w:pPr>
            <w:r>
              <w:rPr>
                <w:rFonts w:ascii="Calibri" w:eastAsia="Times New Roman" w:hAnsi="Calibri" w:cs="Calibri"/>
                <w:b/>
                <w:bCs/>
                <w:color w:val="000000"/>
                <w:lang w:val="en-GB" w:eastAsia="en-MT"/>
              </w:rPr>
              <w:t>Description</w:t>
            </w:r>
          </w:p>
        </w:tc>
      </w:tr>
      <w:tr w:rsidR="001D7CB8" w14:paraId="6D0243F0" w14:textId="77777777" w:rsidTr="001D7CB8">
        <w:tc>
          <w:tcPr>
            <w:tcW w:w="4508" w:type="dxa"/>
          </w:tcPr>
          <w:p w14:paraId="5BA78441" w14:textId="602BE342" w:rsidR="001D7CB8" w:rsidRDefault="00513349"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t>Image_Id</w:t>
            </w:r>
          </w:p>
        </w:tc>
        <w:tc>
          <w:tcPr>
            <w:tcW w:w="4508" w:type="dxa"/>
          </w:tcPr>
          <w:p w14:paraId="44899412" w14:textId="12DC2AA6" w:rsidR="001D7CB8" w:rsidRDefault="00513349"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t>The id for each image when being prepared to be used by the classifier</w:t>
            </w:r>
          </w:p>
        </w:tc>
      </w:tr>
      <w:tr w:rsidR="001D7CB8" w14:paraId="6E7B93D5" w14:textId="77777777" w:rsidTr="001D7CB8">
        <w:tc>
          <w:tcPr>
            <w:tcW w:w="4508" w:type="dxa"/>
          </w:tcPr>
          <w:p w14:paraId="0AF54062" w14:textId="681B969D" w:rsidR="001D7CB8" w:rsidRDefault="00513349"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t>Actual Class</w:t>
            </w:r>
          </w:p>
        </w:tc>
        <w:tc>
          <w:tcPr>
            <w:tcW w:w="4508" w:type="dxa"/>
          </w:tcPr>
          <w:p w14:paraId="7DB39C2E" w14:textId="17C8B1B3" w:rsidR="001D7CB8" w:rsidRDefault="00513349"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t>The class of the food item which was annotated</w:t>
            </w:r>
          </w:p>
        </w:tc>
      </w:tr>
      <w:tr w:rsidR="001D7CB8" w14:paraId="4DDBCBBB" w14:textId="77777777" w:rsidTr="001D7CB8">
        <w:tc>
          <w:tcPr>
            <w:tcW w:w="4508" w:type="dxa"/>
          </w:tcPr>
          <w:p w14:paraId="15E34DCA" w14:textId="7C0D6FA2" w:rsidR="001D7CB8" w:rsidRDefault="00513349"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t>Predicted Class</w:t>
            </w:r>
          </w:p>
        </w:tc>
        <w:tc>
          <w:tcPr>
            <w:tcW w:w="4508" w:type="dxa"/>
          </w:tcPr>
          <w:p w14:paraId="4C2BF827" w14:textId="2BEB93AE" w:rsidR="001D7CB8" w:rsidRDefault="00513349"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t>The class of the food item which was predicted by the classifier</w:t>
            </w:r>
          </w:p>
        </w:tc>
      </w:tr>
      <w:tr w:rsidR="001D7CB8" w14:paraId="74CAF24D" w14:textId="77777777" w:rsidTr="001D7CB8">
        <w:tc>
          <w:tcPr>
            <w:tcW w:w="4508" w:type="dxa"/>
          </w:tcPr>
          <w:p w14:paraId="04239D6E" w14:textId="384479BF" w:rsidR="001D7CB8" w:rsidRDefault="00513349"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t>Total Actual Class</w:t>
            </w:r>
          </w:p>
        </w:tc>
        <w:tc>
          <w:tcPr>
            <w:tcW w:w="4508" w:type="dxa"/>
          </w:tcPr>
          <w:p w14:paraId="655B25ED" w14:textId="59C8BB2F" w:rsidR="001D7CB8" w:rsidRDefault="00513349"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t>The total number of each Actual Class found in every image</w:t>
            </w:r>
          </w:p>
        </w:tc>
      </w:tr>
      <w:tr w:rsidR="001D7CB8" w14:paraId="745865BB" w14:textId="77777777" w:rsidTr="001D7CB8">
        <w:tc>
          <w:tcPr>
            <w:tcW w:w="4508" w:type="dxa"/>
          </w:tcPr>
          <w:p w14:paraId="28BE61D2" w14:textId="3EE2BCA1" w:rsidR="001D7CB8" w:rsidRDefault="00513349"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t>Total Predicted Class</w:t>
            </w:r>
          </w:p>
        </w:tc>
        <w:tc>
          <w:tcPr>
            <w:tcW w:w="4508" w:type="dxa"/>
          </w:tcPr>
          <w:p w14:paraId="2ABB73DB" w14:textId="03634860" w:rsidR="001D7CB8" w:rsidRDefault="00513349"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t>The total number of each Predicted Class predicted in every image</w:t>
            </w:r>
          </w:p>
        </w:tc>
      </w:tr>
      <w:tr w:rsidR="001D7CB8" w14:paraId="19FB1546" w14:textId="77777777" w:rsidTr="001D7CB8">
        <w:tc>
          <w:tcPr>
            <w:tcW w:w="4508" w:type="dxa"/>
          </w:tcPr>
          <w:p w14:paraId="7E43BA94" w14:textId="6A136FB2" w:rsidR="001D7CB8" w:rsidRDefault="00513349"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t>Total Actual Pixels</w:t>
            </w:r>
          </w:p>
        </w:tc>
        <w:tc>
          <w:tcPr>
            <w:tcW w:w="4508" w:type="dxa"/>
          </w:tcPr>
          <w:p w14:paraId="0759C584" w14:textId="1B045F14" w:rsidR="001D7CB8" w:rsidRDefault="00513349"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t>The total number of pixels from the mask previously annotated.</w:t>
            </w:r>
          </w:p>
        </w:tc>
      </w:tr>
      <w:tr w:rsidR="001D7CB8" w14:paraId="65A161AC" w14:textId="77777777" w:rsidTr="001D7CB8">
        <w:tc>
          <w:tcPr>
            <w:tcW w:w="4508" w:type="dxa"/>
          </w:tcPr>
          <w:p w14:paraId="506BDA5F" w14:textId="2EB67E0E" w:rsidR="001D7CB8" w:rsidRDefault="00513349"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t>Total Predicted Pixels</w:t>
            </w:r>
          </w:p>
        </w:tc>
        <w:tc>
          <w:tcPr>
            <w:tcW w:w="4508" w:type="dxa"/>
          </w:tcPr>
          <w:p w14:paraId="54A55457" w14:textId="6717A723" w:rsidR="001D7CB8" w:rsidRDefault="00513349"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t>The total number of predicted pixels for the detected class.</w:t>
            </w:r>
          </w:p>
        </w:tc>
      </w:tr>
      <w:tr w:rsidR="009E08AF" w14:paraId="293B2CF2" w14:textId="77777777" w:rsidTr="001D7CB8">
        <w:tc>
          <w:tcPr>
            <w:tcW w:w="4508" w:type="dxa"/>
          </w:tcPr>
          <w:p w14:paraId="59BB6160" w14:textId="03023909" w:rsidR="009E08AF" w:rsidRDefault="009E08AF"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t>Average Pixels Predicted</w:t>
            </w:r>
          </w:p>
        </w:tc>
        <w:tc>
          <w:tcPr>
            <w:tcW w:w="4508" w:type="dxa"/>
          </w:tcPr>
          <w:p w14:paraId="04937D51" w14:textId="7088ACA3" w:rsidR="009E08AF" w:rsidRDefault="009E08AF"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t>The IoU percentage of correctly detected pixels from the classifier</w:t>
            </w:r>
          </w:p>
        </w:tc>
      </w:tr>
      <w:tr w:rsidR="009E08AF" w14:paraId="2B3BAFD0" w14:textId="77777777" w:rsidTr="001D7CB8">
        <w:tc>
          <w:tcPr>
            <w:tcW w:w="4508" w:type="dxa"/>
          </w:tcPr>
          <w:p w14:paraId="5E38134F" w14:textId="0E31CBD1" w:rsidR="009E08AF" w:rsidRPr="009E08AF" w:rsidRDefault="009E08AF"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t>Pixels Per cm</w:t>
            </w:r>
            <w:r>
              <w:rPr>
                <w:rFonts w:ascii="Calibri" w:eastAsia="Times New Roman" w:hAnsi="Calibri" w:cs="Calibri"/>
                <w:color w:val="000000"/>
                <w:vertAlign w:val="superscript"/>
                <w:lang w:val="en-GB" w:eastAsia="en-MT"/>
              </w:rPr>
              <w:t>2</w:t>
            </w:r>
          </w:p>
        </w:tc>
        <w:tc>
          <w:tcPr>
            <w:tcW w:w="4508" w:type="dxa"/>
          </w:tcPr>
          <w:p w14:paraId="28499DE9" w14:textId="1D537902" w:rsidR="009E08AF" w:rsidRPr="009E08AF" w:rsidRDefault="009E08AF"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t>The total number of pixels per cm</w:t>
            </w:r>
            <w:r>
              <w:rPr>
                <w:rFonts w:ascii="Calibri" w:eastAsia="Times New Roman" w:hAnsi="Calibri" w:cs="Calibri"/>
                <w:color w:val="000000"/>
                <w:vertAlign w:val="superscript"/>
                <w:lang w:val="en-GB" w:eastAsia="en-MT"/>
              </w:rPr>
              <w:t>2</w:t>
            </w:r>
            <w:r>
              <w:rPr>
                <w:rFonts w:ascii="Calibri" w:eastAsia="Times New Roman" w:hAnsi="Calibri" w:cs="Calibri"/>
                <w:color w:val="000000"/>
                <w:lang w:val="en-GB" w:eastAsia="en-MT"/>
              </w:rPr>
              <w:t xml:space="preserve"> previously gathered in the methodology section</w:t>
            </w:r>
          </w:p>
        </w:tc>
      </w:tr>
      <w:tr w:rsidR="009E08AF" w14:paraId="7A090EB9" w14:textId="77777777" w:rsidTr="001D7CB8">
        <w:tc>
          <w:tcPr>
            <w:tcW w:w="4508" w:type="dxa"/>
          </w:tcPr>
          <w:p w14:paraId="2BD492EF" w14:textId="2802AB37" w:rsidR="009E08AF" w:rsidRPr="009E08AF" w:rsidRDefault="009E08AF"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lastRenderedPageBreak/>
              <w:t>Kcal Per cm</w:t>
            </w:r>
            <w:r>
              <w:rPr>
                <w:rFonts w:ascii="Calibri" w:eastAsia="Times New Roman" w:hAnsi="Calibri" w:cs="Calibri"/>
                <w:color w:val="000000"/>
                <w:vertAlign w:val="superscript"/>
                <w:lang w:val="en-GB" w:eastAsia="en-MT"/>
              </w:rPr>
              <w:t>2</w:t>
            </w:r>
          </w:p>
        </w:tc>
        <w:tc>
          <w:tcPr>
            <w:tcW w:w="4508" w:type="dxa"/>
          </w:tcPr>
          <w:p w14:paraId="1515A289" w14:textId="53C6F55E" w:rsidR="009E08AF" w:rsidRPr="009E08AF" w:rsidRDefault="009E08AF"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t>The number of calories per cm</w:t>
            </w:r>
            <w:r>
              <w:rPr>
                <w:rFonts w:ascii="Calibri" w:eastAsia="Times New Roman" w:hAnsi="Calibri" w:cs="Calibri"/>
                <w:color w:val="000000"/>
                <w:vertAlign w:val="superscript"/>
                <w:lang w:val="en-GB" w:eastAsia="en-MT"/>
              </w:rPr>
              <w:t>2</w:t>
            </w:r>
            <w:r>
              <w:rPr>
                <w:rFonts w:ascii="Calibri" w:eastAsia="Times New Roman" w:hAnsi="Calibri" w:cs="Calibri"/>
                <w:color w:val="000000"/>
                <w:lang w:val="en-GB" w:eastAsia="en-MT"/>
              </w:rPr>
              <w:t xml:space="preserve"> previously gathered in the methodology section</w:t>
            </w:r>
          </w:p>
        </w:tc>
      </w:tr>
      <w:tr w:rsidR="009E08AF" w14:paraId="28F47C10" w14:textId="77777777" w:rsidTr="001D7CB8">
        <w:tc>
          <w:tcPr>
            <w:tcW w:w="4508" w:type="dxa"/>
          </w:tcPr>
          <w:p w14:paraId="4886CECF" w14:textId="6AB5AD88" w:rsidR="009E08AF" w:rsidRDefault="009E08AF"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t>Coin Ratio</w:t>
            </w:r>
          </w:p>
        </w:tc>
        <w:tc>
          <w:tcPr>
            <w:tcW w:w="4508" w:type="dxa"/>
          </w:tcPr>
          <w:p w14:paraId="76B8C1EC" w14:textId="49B0F4C9" w:rsidR="009E08AF" w:rsidRDefault="009E08AF"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t>The Total Actual Pixels divided by the Total Predicted pixels for the coin in each image</w:t>
            </w:r>
          </w:p>
        </w:tc>
      </w:tr>
      <w:tr w:rsidR="009E08AF" w14:paraId="44D4A91C" w14:textId="77777777" w:rsidTr="001D7CB8">
        <w:tc>
          <w:tcPr>
            <w:tcW w:w="4508" w:type="dxa"/>
          </w:tcPr>
          <w:p w14:paraId="46483912" w14:textId="793A3ADD" w:rsidR="009E08AF" w:rsidRDefault="00DF49DA"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t>Actual * Ratio</w:t>
            </w:r>
          </w:p>
        </w:tc>
        <w:tc>
          <w:tcPr>
            <w:tcW w:w="4508" w:type="dxa"/>
          </w:tcPr>
          <w:p w14:paraId="5BC23769" w14:textId="1FF61E6A" w:rsidR="009E08AF" w:rsidRDefault="00DF49DA"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t>The Total Actual Pixels multiplied by the Coin Ratio to scale up or down the Actual mask</w:t>
            </w:r>
          </w:p>
        </w:tc>
      </w:tr>
      <w:tr w:rsidR="009E08AF" w14:paraId="3549D1D0" w14:textId="77777777" w:rsidTr="001D7CB8">
        <w:tc>
          <w:tcPr>
            <w:tcW w:w="4508" w:type="dxa"/>
          </w:tcPr>
          <w:p w14:paraId="2D687B94" w14:textId="47939B13" w:rsidR="009E08AF" w:rsidRDefault="00DF49DA"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t>Predicted * Ratio</w:t>
            </w:r>
          </w:p>
        </w:tc>
        <w:tc>
          <w:tcPr>
            <w:tcW w:w="4508" w:type="dxa"/>
          </w:tcPr>
          <w:p w14:paraId="1C599F87" w14:textId="77F05D5E" w:rsidR="009E08AF" w:rsidRDefault="00DF49DA"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t>The Total Predicted Pixels multiplied by the Coin Ratio to scale up or down the Predicted mask</w:t>
            </w:r>
          </w:p>
        </w:tc>
      </w:tr>
      <w:tr w:rsidR="009E08AF" w14:paraId="0D67A298" w14:textId="77777777" w:rsidTr="001D7CB8">
        <w:tc>
          <w:tcPr>
            <w:tcW w:w="4508" w:type="dxa"/>
          </w:tcPr>
          <w:p w14:paraId="6C02F53F" w14:textId="679B5075" w:rsidR="009E08AF" w:rsidRDefault="00DF49DA"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t>Actual Kcal</w:t>
            </w:r>
          </w:p>
        </w:tc>
        <w:tc>
          <w:tcPr>
            <w:tcW w:w="4508" w:type="dxa"/>
          </w:tcPr>
          <w:p w14:paraId="4887662D" w14:textId="76C99645" w:rsidR="009E08AF" w:rsidRPr="00DF49DA" w:rsidRDefault="00DF49DA"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t>The (Actual * Ratio) divided by the (Pixels Per cm</w:t>
            </w:r>
            <w:r>
              <w:rPr>
                <w:rFonts w:ascii="Calibri" w:eastAsia="Times New Roman" w:hAnsi="Calibri" w:cs="Calibri"/>
                <w:color w:val="000000"/>
                <w:vertAlign w:val="superscript"/>
                <w:lang w:val="en-GB" w:eastAsia="en-MT"/>
              </w:rPr>
              <w:t>2</w:t>
            </w:r>
            <w:r>
              <w:rPr>
                <w:rFonts w:ascii="Calibri" w:eastAsia="Times New Roman" w:hAnsi="Calibri" w:cs="Calibri"/>
                <w:color w:val="000000"/>
                <w:lang w:val="en-GB" w:eastAsia="en-MT"/>
              </w:rPr>
              <w:t>), multiplied by the (Kcal Per cm</w:t>
            </w:r>
            <w:r>
              <w:rPr>
                <w:rFonts w:ascii="Calibri" w:eastAsia="Times New Roman" w:hAnsi="Calibri" w:cs="Calibri"/>
                <w:color w:val="000000"/>
                <w:vertAlign w:val="superscript"/>
                <w:lang w:val="en-GB" w:eastAsia="en-MT"/>
              </w:rPr>
              <w:t>2</w:t>
            </w:r>
            <w:r>
              <w:rPr>
                <w:rFonts w:ascii="Calibri" w:eastAsia="Times New Roman" w:hAnsi="Calibri" w:cs="Calibri"/>
                <w:color w:val="000000"/>
                <w:lang w:val="en-GB" w:eastAsia="en-MT"/>
              </w:rPr>
              <w:t>)</w:t>
            </w:r>
          </w:p>
        </w:tc>
      </w:tr>
      <w:tr w:rsidR="009E08AF" w14:paraId="2E49F0CE" w14:textId="77777777" w:rsidTr="001D7CB8">
        <w:tc>
          <w:tcPr>
            <w:tcW w:w="4508" w:type="dxa"/>
          </w:tcPr>
          <w:p w14:paraId="5BD55751" w14:textId="27B3ADDC" w:rsidR="009E08AF" w:rsidRDefault="00DF49DA"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t>Predicted Kcal</w:t>
            </w:r>
          </w:p>
        </w:tc>
        <w:tc>
          <w:tcPr>
            <w:tcW w:w="4508" w:type="dxa"/>
          </w:tcPr>
          <w:p w14:paraId="22839DD0" w14:textId="7B03696C" w:rsidR="009E08AF" w:rsidRDefault="00DF49DA"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t>The (Predicted * Ratio) divided by the (Pixels Per cm</w:t>
            </w:r>
            <w:r>
              <w:rPr>
                <w:rFonts w:ascii="Calibri" w:eastAsia="Times New Roman" w:hAnsi="Calibri" w:cs="Calibri"/>
                <w:color w:val="000000"/>
                <w:vertAlign w:val="superscript"/>
                <w:lang w:val="en-GB" w:eastAsia="en-MT"/>
              </w:rPr>
              <w:t>2</w:t>
            </w:r>
            <w:r>
              <w:rPr>
                <w:rFonts w:ascii="Calibri" w:eastAsia="Times New Roman" w:hAnsi="Calibri" w:cs="Calibri"/>
                <w:color w:val="000000"/>
                <w:lang w:val="en-GB" w:eastAsia="en-MT"/>
              </w:rPr>
              <w:t>), multiplied by the (Kcal Per cm</w:t>
            </w:r>
            <w:r>
              <w:rPr>
                <w:rFonts w:ascii="Calibri" w:eastAsia="Times New Roman" w:hAnsi="Calibri" w:cs="Calibri"/>
                <w:color w:val="000000"/>
                <w:vertAlign w:val="superscript"/>
                <w:lang w:val="en-GB" w:eastAsia="en-MT"/>
              </w:rPr>
              <w:t>2</w:t>
            </w:r>
            <w:r>
              <w:rPr>
                <w:rFonts w:ascii="Calibri" w:eastAsia="Times New Roman" w:hAnsi="Calibri" w:cs="Calibri"/>
                <w:color w:val="000000"/>
                <w:lang w:val="en-GB" w:eastAsia="en-MT"/>
              </w:rPr>
              <w:t>)</w:t>
            </w:r>
          </w:p>
        </w:tc>
      </w:tr>
      <w:tr w:rsidR="00DF49DA" w14:paraId="607597EA" w14:textId="77777777" w:rsidTr="001D7CB8">
        <w:tc>
          <w:tcPr>
            <w:tcW w:w="4508" w:type="dxa"/>
          </w:tcPr>
          <w:p w14:paraId="58073C3A" w14:textId="387E6340" w:rsidR="00DF49DA" w:rsidRDefault="00DF49DA"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t>Real Kcal</w:t>
            </w:r>
          </w:p>
        </w:tc>
        <w:tc>
          <w:tcPr>
            <w:tcW w:w="4508" w:type="dxa"/>
          </w:tcPr>
          <w:p w14:paraId="289E6AD8" w14:textId="7DE1C8A9" w:rsidR="00DF49DA" w:rsidRDefault="00DF49DA"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t>The calorie value of each item manually weighed</w:t>
            </w:r>
          </w:p>
        </w:tc>
      </w:tr>
      <w:tr w:rsidR="00DF49DA" w14:paraId="25214B9E" w14:textId="77777777" w:rsidTr="001D7CB8">
        <w:tc>
          <w:tcPr>
            <w:tcW w:w="4508" w:type="dxa"/>
          </w:tcPr>
          <w:p w14:paraId="713FCC5C" w14:textId="7AA786AA" w:rsidR="00DF49DA" w:rsidRDefault="00DF49DA"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t>Difference (Actual-Predicted)</w:t>
            </w:r>
          </w:p>
        </w:tc>
        <w:tc>
          <w:tcPr>
            <w:tcW w:w="4508" w:type="dxa"/>
          </w:tcPr>
          <w:p w14:paraId="378FDD15" w14:textId="57B5041E" w:rsidR="00DF49DA" w:rsidRDefault="00DF49DA"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t>The difference between the Actual Kcal and Predicted Kcal (Used as part of the RMSE equation)</w:t>
            </w:r>
          </w:p>
        </w:tc>
      </w:tr>
      <w:tr w:rsidR="00DF49DA" w14:paraId="3FC62E76" w14:textId="77777777" w:rsidTr="001D7CB8">
        <w:tc>
          <w:tcPr>
            <w:tcW w:w="4508" w:type="dxa"/>
          </w:tcPr>
          <w:p w14:paraId="1959D8B4" w14:textId="38712C60" w:rsidR="00DF49DA" w:rsidRDefault="00DF49DA"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t>Difference Squared</w:t>
            </w:r>
          </w:p>
        </w:tc>
        <w:tc>
          <w:tcPr>
            <w:tcW w:w="4508" w:type="dxa"/>
          </w:tcPr>
          <w:p w14:paraId="26DB2278" w14:textId="4EECD886" w:rsidR="00DF49DA" w:rsidRDefault="00DF49DA"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t>The difference squared (Used as part of the RMSE equation)</w:t>
            </w:r>
          </w:p>
        </w:tc>
      </w:tr>
      <w:tr w:rsidR="00DF49DA" w14:paraId="4D7AA9A6" w14:textId="77777777" w:rsidTr="001D7CB8">
        <w:tc>
          <w:tcPr>
            <w:tcW w:w="4508" w:type="dxa"/>
          </w:tcPr>
          <w:p w14:paraId="7D0B096B" w14:textId="4F971DB5" w:rsidR="00DF49DA" w:rsidRDefault="00EF7126"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t>Total Average</w:t>
            </w:r>
          </w:p>
        </w:tc>
        <w:tc>
          <w:tcPr>
            <w:tcW w:w="4508" w:type="dxa"/>
          </w:tcPr>
          <w:p w14:paraId="2B7548E8" w14:textId="180C696D" w:rsidR="00DF49DA" w:rsidRDefault="00EF7126"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t>The average value of the difference squared (Used as part of the RMSE equation)</w:t>
            </w:r>
          </w:p>
        </w:tc>
      </w:tr>
      <w:tr w:rsidR="00EF7126" w14:paraId="25938B4D" w14:textId="77777777" w:rsidTr="001D7CB8">
        <w:tc>
          <w:tcPr>
            <w:tcW w:w="4508" w:type="dxa"/>
          </w:tcPr>
          <w:p w14:paraId="349EAD7C" w14:textId="4F0402A8" w:rsidR="00EF7126" w:rsidRDefault="00EF7126"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t>RMSE</w:t>
            </w:r>
          </w:p>
        </w:tc>
        <w:tc>
          <w:tcPr>
            <w:tcW w:w="4508" w:type="dxa"/>
          </w:tcPr>
          <w:p w14:paraId="46722F76" w14:textId="105C625C" w:rsidR="00EF7126" w:rsidRDefault="00EF7126"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t>The square root of the total average</w:t>
            </w:r>
          </w:p>
        </w:tc>
      </w:tr>
    </w:tbl>
    <w:p w14:paraId="62CB47E1" w14:textId="77777777" w:rsidR="001D7CB8" w:rsidRDefault="001D7CB8" w:rsidP="00441CC9">
      <w:pPr>
        <w:jc w:val="both"/>
        <w:rPr>
          <w:rFonts w:ascii="Calibri" w:eastAsia="Times New Roman" w:hAnsi="Calibri" w:cs="Calibri"/>
          <w:color w:val="000000"/>
          <w:lang w:val="en-GB" w:eastAsia="en-MT"/>
        </w:rPr>
      </w:pPr>
    </w:p>
    <w:p w14:paraId="232A6652" w14:textId="54BE42EC" w:rsidR="0042602F" w:rsidRPr="007B5F16" w:rsidRDefault="003C3CED" w:rsidP="00441CC9">
      <w:pPr>
        <w:jc w:val="both"/>
        <w:rPr>
          <w:rFonts w:ascii="Calibri" w:eastAsia="Times New Roman" w:hAnsi="Calibri" w:cs="Calibri"/>
          <w:color w:val="000000"/>
          <w:lang w:val="en-GB" w:eastAsia="en-MT"/>
        </w:rPr>
      </w:pPr>
      <w:commentRangeStart w:id="11"/>
      <w:commentRangeStart w:id="12"/>
      <w:commentRangeStart w:id="13"/>
      <w:commentRangeEnd w:id="11"/>
      <w:r>
        <w:rPr>
          <w:rStyle w:val="CommentReference"/>
        </w:rPr>
        <w:commentReference w:id="11"/>
      </w:r>
      <w:commentRangeEnd w:id="12"/>
      <w:r w:rsidR="00E908C7">
        <w:rPr>
          <w:rStyle w:val="CommentReference"/>
        </w:rPr>
        <w:commentReference w:id="12"/>
      </w:r>
      <w:commentRangeEnd w:id="13"/>
      <w:r w:rsidR="001076C3">
        <w:rPr>
          <w:rStyle w:val="CommentReference"/>
        </w:rPr>
        <w:commentReference w:id="13"/>
      </w:r>
    </w:p>
    <w:p w14:paraId="233F3D02" w14:textId="0418B263" w:rsidR="005949C4" w:rsidRDefault="005949C4" w:rsidP="00441CC9">
      <w:pPr>
        <w:pStyle w:val="Caption"/>
        <w:keepNext/>
        <w:jc w:val="center"/>
      </w:pPr>
      <w:r>
        <w:t xml:space="preserve">Table </w:t>
      </w:r>
      <w:fldSimple w:instr=" SEQ Table \* ARABIC ">
        <w:r w:rsidR="00531B65">
          <w:rPr>
            <w:noProof/>
          </w:rPr>
          <w:t>3</w:t>
        </w:r>
      </w:fldSimple>
    </w:p>
    <w:tbl>
      <w:tblPr>
        <w:tblStyle w:val="TableGrid"/>
        <w:tblW w:w="0" w:type="auto"/>
        <w:tblLook w:val="04A0" w:firstRow="1" w:lastRow="0" w:firstColumn="1" w:lastColumn="0" w:noHBand="0" w:noVBand="1"/>
      </w:tblPr>
      <w:tblGrid>
        <w:gridCol w:w="1803"/>
        <w:gridCol w:w="1803"/>
        <w:gridCol w:w="1803"/>
        <w:gridCol w:w="1803"/>
        <w:gridCol w:w="1804"/>
      </w:tblGrid>
      <w:tr w:rsidR="005949C4" w14:paraId="08753344" w14:textId="77777777" w:rsidTr="00C11E80">
        <w:tc>
          <w:tcPr>
            <w:tcW w:w="1803" w:type="dxa"/>
          </w:tcPr>
          <w:p w14:paraId="11CF19D6" w14:textId="3AF73C29" w:rsidR="005949C4" w:rsidRPr="005949C4" w:rsidRDefault="005949C4" w:rsidP="00441CC9">
            <w:pPr>
              <w:jc w:val="both"/>
              <w:rPr>
                <w:rFonts w:ascii="Calibri" w:eastAsia="Times New Roman" w:hAnsi="Calibri" w:cs="Calibri"/>
                <w:b/>
                <w:bCs/>
                <w:color w:val="000000"/>
                <w:lang w:val="en-GB" w:eastAsia="en-MT"/>
              </w:rPr>
            </w:pPr>
            <w:r w:rsidRPr="005949C4">
              <w:rPr>
                <w:rFonts w:ascii="Calibri" w:eastAsia="Times New Roman" w:hAnsi="Calibri" w:cs="Calibri"/>
                <w:b/>
                <w:bCs/>
                <w:color w:val="000000"/>
                <w:lang w:val="en-GB" w:eastAsia="en-MT"/>
              </w:rPr>
              <w:t>Metric</w:t>
            </w:r>
          </w:p>
        </w:tc>
        <w:tc>
          <w:tcPr>
            <w:tcW w:w="1803" w:type="dxa"/>
            <w:vAlign w:val="bottom"/>
          </w:tcPr>
          <w:p w14:paraId="511EDA98" w14:textId="535FABED" w:rsidR="005949C4" w:rsidRDefault="005949C4" w:rsidP="00441CC9">
            <w:pPr>
              <w:jc w:val="both"/>
              <w:rPr>
                <w:rFonts w:ascii="Calibri" w:eastAsia="Times New Roman" w:hAnsi="Calibri" w:cs="Calibri"/>
                <w:color w:val="000000"/>
                <w:lang w:val="en-GB" w:eastAsia="en-MT"/>
              </w:rPr>
            </w:pPr>
            <w:r>
              <w:rPr>
                <w:rFonts w:ascii="Calibri" w:hAnsi="Calibri" w:cs="Calibri"/>
                <w:b/>
                <w:bCs/>
                <w:color w:val="000000"/>
              </w:rPr>
              <w:t>Config1</w:t>
            </w:r>
          </w:p>
        </w:tc>
        <w:tc>
          <w:tcPr>
            <w:tcW w:w="1803" w:type="dxa"/>
            <w:vAlign w:val="bottom"/>
          </w:tcPr>
          <w:p w14:paraId="27B4C75F" w14:textId="185373A6" w:rsidR="005949C4" w:rsidRDefault="005949C4" w:rsidP="00441CC9">
            <w:pPr>
              <w:jc w:val="both"/>
              <w:rPr>
                <w:rFonts w:ascii="Calibri" w:eastAsia="Times New Roman" w:hAnsi="Calibri" w:cs="Calibri"/>
                <w:color w:val="000000"/>
                <w:lang w:val="en-GB" w:eastAsia="en-MT"/>
              </w:rPr>
            </w:pPr>
            <w:r>
              <w:rPr>
                <w:rFonts w:ascii="Calibri" w:hAnsi="Calibri" w:cs="Calibri"/>
                <w:b/>
                <w:bCs/>
                <w:color w:val="000000"/>
              </w:rPr>
              <w:t>Config2</w:t>
            </w:r>
          </w:p>
        </w:tc>
        <w:tc>
          <w:tcPr>
            <w:tcW w:w="1803" w:type="dxa"/>
            <w:vAlign w:val="bottom"/>
          </w:tcPr>
          <w:p w14:paraId="5D514C4B" w14:textId="548864E5" w:rsidR="005949C4" w:rsidRDefault="005949C4" w:rsidP="00441CC9">
            <w:pPr>
              <w:jc w:val="both"/>
              <w:rPr>
                <w:rFonts w:ascii="Calibri" w:eastAsia="Times New Roman" w:hAnsi="Calibri" w:cs="Calibri"/>
                <w:color w:val="000000"/>
                <w:lang w:val="en-GB" w:eastAsia="en-MT"/>
              </w:rPr>
            </w:pPr>
            <w:r>
              <w:rPr>
                <w:rFonts w:ascii="Calibri" w:hAnsi="Calibri" w:cs="Calibri"/>
                <w:b/>
                <w:bCs/>
                <w:color w:val="000000"/>
              </w:rPr>
              <w:t>Config3</w:t>
            </w:r>
          </w:p>
        </w:tc>
        <w:tc>
          <w:tcPr>
            <w:tcW w:w="1804" w:type="dxa"/>
            <w:vAlign w:val="bottom"/>
          </w:tcPr>
          <w:p w14:paraId="12E8CFB6" w14:textId="0F938ADF" w:rsidR="005949C4" w:rsidRDefault="005949C4" w:rsidP="00441CC9">
            <w:pPr>
              <w:jc w:val="both"/>
              <w:rPr>
                <w:rFonts w:ascii="Calibri" w:eastAsia="Times New Roman" w:hAnsi="Calibri" w:cs="Calibri"/>
                <w:color w:val="000000"/>
                <w:lang w:val="en-GB" w:eastAsia="en-MT"/>
              </w:rPr>
            </w:pPr>
            <w:r>
              <w:rPr>
                <w:rFonts w:ascii="Calibri" w:hAnsi="Calibri" w:cs="Calibri"/>
                <w:b/>
                <w:bCs/>
                <w:color w:val="000000"/>
              </w:rPr>
              <w:t>Average</w:t>
            </w:r>
          </w:p>
        </w:tc>
      </w:tr>
      <w:tr w:rsidR="005949C4" w14:paraId="48AEB0D6" w14:textId="77777777" w:rsidTr="00FD7AD3">
        <w:tc>
          <w:tcPr>
            <w:tcW w:w="1803" w:type="dxa"/>
          </w:tcPr>
          <w:p w14:paraId="133C6962" w14:textId="0B6B96FD" w:rsidR="005949C4" w:rsidRDefault="005949C4"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t>IoU</w:t>
            </w:r>
            <w:r w:rsidR="008B0F6B">
              <w:rPr>
                <w:rFonts w:ascii="Calibri" w:eastAsia="Times New Roman" w:hAnsi="Calibri" w:cs="Calibri"/>
                <w:color w:val="000000"/>
                <w:lang w:val="en-GB" w:eastAsia="en-MT"/>
              </w:rPr>
              <w:t xml:space="preserve"> (%)</w:t>
            </w:r>
          </w:p>
        </w:tc>
        <w:tc>
          <w:tcPr>
            <w:tcW w:w="1803" w:type="dxa"/>
            <w:vAlign w:val="bottom"/>
          </w:tcPr>
          <w:p w14:paraId="0FA3987D" w14:textId="588B8C99" w:rsidR="005949C4" w:rsidRPr="0038748F" w:rsidRDefault="005949C4" w:rsidP="00441CC9">
            <w:pPr>
              <w:jc w:val="both"/>
              <w:rPr>
                <w:rFonts w:ascii="Calibri" w:eastAsia="Times New Roman" w:hAnsi="Calibri" w:cs="Calibri"/>
                <w:color w:val="000000"/>
                <w:lang w:val="en-GB" w:eastAsia="en-MT"/>
              </w:rPr>
            </w:pPr>
            <w:r>
              <w:rPr>
                <w:rFonts w:ascii="Calibri" w:hAnsi="Calibri" w:cs="Calibri"/>
                <w:color w:val="000000"/>
              </w:rPr>
              <w:t>87.1</w:t>
            </w:r>
            <w:r w:rsidR="0038748F">
              <w:rPr>
                <w:rFonts w:ascii="Calibri" w:hAnsi="Calibri" w:cs="Calibri"/>
                <w:color w:val="000000"/>
                <w:lang w:val="en-GB"/>
              </w:rPr>
              <w:t>3</w:t>
            </w:r>
          </w:p>
        </w:tc>
        <w:tc>
          <w:tcPr>
            <w:tcW w:w="1803" w:type="dxa"/>
            <w:vAlign w:val="bottom"/>
          </w:tcPr>
          <w:p w14:paraId="121DBC9E" w14:textId="20702914" w:rsidR="005949C4" w:rsidRPr="008B0F6B" w:rsidRDefault="005949C4" w:rsidP="00441CC9">
            <w:pPr>
              <w:jc w:val="both"/>
              <w:rPr>
                <w:rFonts w:ascii="Calibri" w:eastAsia="Times New Roman" w:hAnsi="Calibri" w:cs="Calibri"/>
                <w:color w:val="000000"/>
                <w:lang w:val="en-GB" w:eastAsia="en-MT"/>
              </w:rPr>
            </w:pPr>
            <w:r>
              <w:rPr>
                <w:rFonts w:ascii="Calibri" w:hAnsi="Calibri" w:cs="Calibri"/>
                <w:color w:val="000000"/>
              </w:rPr>
              <w:t>73.66</w:t>
            </w:r>
          </w:p>
        </w:tc>
        <w:tc>
          <w:tcPr>
            <w:tcW w:w="1803" w:type="dxa"/>
            <w:vAlign w:val="bottom"/>
          </w:tcPr>
          <w:p w14:paraId="19D9BEA3" w14:textId="2C0982C6" w:rsidR="005949C4" w:rsidRPr="0038748F" w:rsidRDefault="005949C4" w:rsidP="00441CC9">
            <w:pPr>
              <w:jc w:val="both"/>
              <w:rPr>
                <w:rFonts w:ascii="Calibri" w:eastAsia="Times New Roman" w:hAnsi="Calibri" w:cs="Calibri"/>
                <w:color w:val="000000"/>
                <w:lang w:val="en-GB" w:eastAsia="en-MT"/>
              </w:rPr>
            </w:pPr>
            <w:r>
              <w:rPr>
                <w:rFonts w:ascii="Calibri" w:hAnsi="Calibri" w:cs="Calibri"/>
                <w:color w:val="000000"/>
              </w:rPr>
              <w:t>80.5</w:t>
            </w:r>
            <w:r w:rsidR="0038748F">
              <w:rPr>
                <w:rFonts w:ascii="Calibri" w:hAnsi="Calibri" w:cs="Calibri"/>
                <w:color w:val="000000"/>
                <w:lang w:val="en-GB"/>
              </w:rPr>
              <w:t>7</w:t>
            </w:r>
          </w:p>
        </w:tc>
        <w:tc>
          <w:tcPr>
            <w:tcW w:w="1804" w:type="dxa"/>
            <w:vAlign w:val="bottom"/>
          </w:tcPr>
          <w:p w14:paraId="51732065" w14:textId="04859EB8" w:rsidR="005949C4" w:rsidRPr="008B0F6B" w:rsidRDefault="005949C4" w:rsidP="00441CC9">
            <w:pPr>
              <w:jc w:val="both"/>
              <w:rPr>
                <w:rFonts w:ascii="Calibri" w:eastAsia="Times New Roman" w:hAnsi="Calibri" w:cs="Calibri"/>
                <w:color w:val="000000"/>
                <w:lang w:val="en-GB" w:eastAsia="en-MT"/>
              </w:rPr>
            </w:pPr>
            <w:r>
              <w:rPr>
                <w:rFonts w:ascii="Calibri" w:hAnsi="Calibri" w:cs="Calibri"/>
                <w:color w:val="000000"/>
              </w:rPr>
              <w:t>80.45</w:t>
            </w:r>
          </w:p>
        </w:tc>
      </w:tr>
      <w:tr w:rsidR="005949C4" w14:paraId="0FF4A547" w14:textId="77777777" w:rsidTr="009A46A4">
        <w:tc>
          <w:tcPr>
            <w:tcW w:w="1803" w:type="dxa"/>
          </w:tcPr>
          <w:p w14:paraId="70C2DC07" w14:textId="27DB74CA" w:rsidR="005949C4" w:rsidRDefault="005949C4"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t>RMSE (Actual - Predicted)</w:t>
            </w:r>
          </w:p>
        </w:tc>
        <w:tc>
          <w:tcPr>
            <w:tcW w:w="1803" w:type="dxa"/>
            <w:vAlign w:val="bottom"/>
          </w:tcPr>
          <w:p w14:paraId="7E7FF405" w14:textId="44A1AB43" w:rsidR="005949C4" w:rsidRDefault="005949C4" w:rsidP="00441CC9">
            <w:pPr>
              <w:jc w:val="both"/>
              <w:rPr>
                <w:rFonts w:ascii="Calibri" w:eastAsia="Times New Roman" w:hAnsi="Calibri" w:cs="Calibri"/>
                <w:color w:val="000000"/>
                <w:lang w:val="en-GB" w:eastAsia="en-MT"/>
              </w:rPr>
            </w:pPr>
            <w:r>
              <w:rPr>
                <w:rFonts w:ascii="Calibri" w:hAnsi="Calibri" w:cs="Calibri"/>
                <w:color w:val="000000"/>
              </w:rPr>
              <w:t>80.36</w:t>
            </w:r>
          </w:p>
        </w:tc>
        <w:tc>
          <w:tcPr>
            <w:tcW w:w="1803" w:type="dxa"/>
            <w:vAlign w:val="bottom"/>
          </w:tcPr>
          <w:p w14:paraId="0DC17136" w14:textId="249E7BEC" w:rsidR="005949C4" w:rsidRDefault="005949C4" w:rsidP="00441CC9">
            <w:pPr>
              <w:jc w:val="both"/>
              <w:rPr>
                <w:rFonts w:ascii="Calibri" w:eastAsia="Times New Roman" w:hAnsi="Calibri" w:cs="Calibri"/>
                <w:color w:val="000000"/>
                <w:lang w:val="en-GB" w:eastAsia="en-MT"/>
              </w:rPr>
            </w:pPr>
            <w:r>
              <w:rPr>
                <w:rFonts w:ascii="Calibri" w:hAnsi="Calibri" w:cs="Calibri"/>
                <w:color w:val="000000"/>
              </w:rPr>
              <w:t>79.30</w:t>
            </w:r>
          </w:p>
        </w:tc>
        <w:tc>
          <w:tcPr>
            <w:tcW w:w="1803" w:type="dxa"/>
            <w:vAlign w:val="bottom"/>
          </w:tcPr>
          <w:p w14:paraId="5120CECD" w14:textId="72E32001" w:rsidR="005949C4" w:rsidRPr="0038748F" w:rsidRDefault="005949C4" w:rsidP="00441CC9">
            <w:pPr>
              <w:jc w:val="both"/>
              <w:rPr>
                <w:rFonts w:ascii="Calibri" w:eastAsia="Times New Roman" w:hAnsi="Calibri" w:cs="Calibri"/>
                <w:color w:val="000000"/>
                <w:lang w:val="en-GB" w:eastAsia="en-MT"/>
              </w:rPr>
            </w:pPr>
            <w:r>
              <w:rPr>
                <w:rFonts w:ascii="Calibri" w:hAnsi="Calibri" w:cs="Calibri"/>
                <w:color w:val="000000"/>
              </w:rPr>
              <w:t>99.</w:t>
            </w:r>
            <w:r w:rsidR="0038748F">
              <w:rPr>
                <w:rFonts w:ascii="Calibri" w:hAnsi="Calibri" w:cs="Calibri"/>
                <w:color w:val="000000"/>
                <w:lang w:val="en-GB"/>
              </w:rPr>
              <w:t>50</w:t>
            </w:r>
          </w:p>
        </w:tc>
        <w:tc>
          <w:tcPr>
            <w:tcW w:w="1804" w:type="dxa"/>
            <w:vAlign w:val="bottom"/>
          </w:tcPr>
          <w:p w14:paraId="72AA726D" w14:textId="0442A6A5" w:rsidR="005949C4" w:rsidRPr="0038748F" w:rsidRDefault="005949C4" w:rsidP="00441CC9">
            <w:pPr>
              <w:jc w:val="both"/>
              <w:rPr>
                <w:rFonts w:ascii="Calibri" w:eastAsia="Times New Roman" w:hAnsi="Calibri" w:cs="Calibri"/>
                <w:color w:val="000000"/>
                <w:lang w:val="en-GB" w:eastAsia="en-MT"/>
              </w:rPr>
            </w:pPr>
            <w:r>
              <w:rPr>
                <w:rFonts w:ascii="Calibri" w:hAnsi="Calibri" w:cs="Calibri"/>
                <w:color w:val="000000"/>
              </w:rPr>
              <w:t>86.3</w:t>
            </w:r>
            <w:r w:rsidR="0038748F">
              <w:rPr>
                <w:rFonts w:ascii="Calibri" w:hAnsi="Calibri" w:cs="Calibri"/>
                <w:color w:val="000000"/>
                <w:lang w:val="en-GB"/>
              </w:rPr>
              <w:t>9</w:t>
            </w:r>
          </w:p>
        </w:tc>
      </w:tr>
      <w:tr w:rsidR="005949C4" w14:paraId="5FF09DE4" w14:textId="77777777" w:rsidTr="00026AAC">
        <w:tc>
          <w:tcPr>
            <w:tcW w:w="1803" w:type="dxa"/>
          </w:tcPr>
          <w:p w14:paraId="00ED604F" w14:textId="3F4BA1E6" w:rsidR="005949C4" w:rsidRDefault="005949C4"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t>RMSE (Real – Predicted)</w:t>
            </w:r>
          </w:p>
        </w:tc>
        <w:tc>
          <w:tcPr>
            <w:tcW w:w="1803" w:type="dxa"/>
            <w:vAlign w:val="bottom"/>
          </w:tcPr>
          <w:p w14:paraId="2D94592B" w14:textId="5886D1E5" w:rsidR="005949C4" w:rsidRPr="0038748F" w:rsidRDefault="005949C4" w:rsidP="00441CC9">
            <w:pPr>
              <w:jc w:val="both"/>
              <w:rPr>
                <w:rFonts w:ascii="Calibri" w:eastAsia="Times New Roman" w:hAnsi="Calibri" w:cs="Calibri"/>
                <w:color w:val="000000"/>
                <w:lang w:val="en-GB" w:eastAsia="en-MT"/>
              </w:rPr>
            </w:pPr>
            <w:r>
              <w:rPr>
                <w:rFonts w:ascii="Calibri" w:hAnsi="Calibri" w:cs="Calibri"/>
                <w:color w:val="000000"/>
              </w:rPr>
              <w:t>94.</w:t>
            </w:r>
            <w:r w:rsidR="0038748F">
              <w:rPr>
                <w:rFonts w:ascii="Calibri" w:hAnsi="Calibri" w:cs="Calibri"/>
                <w:color w:val="000000"/>
                <w:lang w:val="en-GB"/>
              </w:rPr>
              <w:t>20</w:t>
            </w:r>
          </w:p>
        </w:tc>
        <w:tc>
          <w:tcPr>
            <w:tcW w:w="1803" w:type="dxa"/>
            <w:vAlign w:val="bottom"/>
          </w:tcPr>
          <w:p w14:paraId="2F2D8F61" w14:textId="7685A7E2" w:rsidR="005949C4" w:rsidRDefault="005949C4" w:rsidP="00441CC9">
            <w:pPr>
              <w:jc w:val="both"/>
              <w:rPr>
                <w:rFonts w:ascii="Calibri" w:eastAsia="Times New Roman" w:hAnsi="Calibri" w:cs="Calibri"/>
                <w:color w:val="000000"/>
                <w:lang w:val="en-GB" w:eastAsia="en-MT"/>
              </w:rPr>
            </w:pPr>
            <w:r>
              <w:rPr>
                <w:rFonts w:ascii="Calibri" w:hAnsi="Calibri" w:cs="Calibri"/>
                <w:color w:val="000000"/>
              </w:rPr>
              <w:t>138.24</w:t>
            </w:r>
          </w:p>
        </w:tc>
        <w:tc>
          <w:tcPr>
            <w:tcW w:w="1803" w:type="dxa"/>
            <w:vAlign w:val="bottom"/>
          </w:tcPr>
          <w:p w14:paraId="01E24988" w14:textId="3CC9730A" w:rsidR="005949C4" w:rsidRPr="0038748F" w:rsidRDefault="005949C4" w:rsidP="00441CC9">
            <w:pPr>
              <w:jc w:val="both"/>
              <w:rPr>
                <w:rFonts w:ascii="Calibri" w:eastAsia="Times New Roman" w:hAnsi="Calibri" w:cs="Calibri"/>
                <w:color w:val="000000"/>
                <w:lang w:val="en-GB" w:eastAsia="en-MT"/>
              </w:rPr>
            </w:pPr>
            <w:r>
              <w:rPr>
                <w:rFonts w:ascii="Calibri" w:hAnsi="Calibri" w:cs="Calibri"/>
                <w:color w:val="000000"/>
              </w:rPr>
              <w:t>75.</w:t>
            </w:r>
            <w:r w:rsidR="0038748F">
              <w:rPr>
                <w:rFonts w:ascii="Calibri" w:hAnsi="Calibri" w:cs="Calibri"/>
                <w:color w:val="000000"/>
                <w:lang w:val="en-GB"/>
              </w:rPr>
              <w:t>50</w:t>
            </w:r>
          </w:p>
        </w:tc>
        <w:tc>
          <w:tcPr>
            <w:tcW w:w="1804" w:type="dxa"/>
            <w:vAlign w:val="bottom"/>
          </w:tcPr>
          <w:p w14:paraId="612B9499" w14:textId="723B54E9" w:rsidR="005949C4" w:rsidRPr="0038748F" w:rsidRDefault="005949C4" w:rsidP="00441CC9">
            <w:pPr>
              <w:jc w:val="both"/>
              <w:rPr>
                <w:rFonts w:ascii="Calibri" w:eastAsia="Times New Roman" w:hAnsi="Calibri" w:cs="Calibri"/>
                <w:color w:val="000000"/>
                <w:lang w:val="en-GB" w:eastAsia="en-MT"/>
              </w:rPr>
            </w:pPr>
            <w:r>
              <w:rPr>
                <w:rFonts w:ascii="Calibri" w:hAnsi="Calibri" w:cs="Calibri"/>
                <w:color w:val="000000"/>
              </w:rPr>
              <w:t>102.6</w:t>
            </w:r>
            <w:r w:rsidR="0038748F">
              <w:rPr>
                <w:rFonts w:ascii="Calibri" w:hAnsi="Calibri" w:cs="Calibri"/>
                <w:color w:val="000000"/>
                <w:lang w:val="en-GB"/>
              </w:rPr>
              <w:t>5</w:t>
            </w:r>
          </w:p>
        </w:tc>
      </w:tr>
    </w:tbl>
    <w:p w14:paraId="1592EBF3" w14:textId="12903B03" w:rsidR="00D93AAB" w:rsidRDefault="00D93AAB" w:rsidP="00441CC9">
      <w:pPr>
        <w:jc w:val="both"/>
        <w:rPr>
          <w:rFonts w:ascii="Calibri" w:eastAsia="Times New Roman" w:hAnsi="Calibri" w:cs="Calibri"/>
          <w:color w:val="000000"/>
          <w:lang w:val="en-GB" w:eastAsia="en-MT"/>
        </w:rPr>
      </w:pPr>
    </w:p>
    <w:p w14:paraId="3025E37B" w14:textId="7E59DB68" w:rsidR="006406BC" w:rsidRDefault="008B0F6B" w:rsidP="003E35C6">
      <w:pPr>
        <w:pStyle w:val="Subtitle"/>
        <w:jc w:val="center"/>
        <w:rPr>
          <w:lang w:val="en-GB"/>
        </w:rPr>
      </w:pPr>
      <w:commentRangeStart w:id="14"/>
      <w:commentRangeStart w:id="15"/>
      <w:commentRangeEnd w:id="14"/>
      <w:r>
        <w:rPr>
          <w:rStyle w:val="CommentReference"/>
        </w:rPr>
        <w:commentReference w:id="14"/>
      </w:r>
      <w:commentRangeEnd w:id="15"/>
      <w:r w:rsidR="0038748F">
        <w:rPr>
          <w:rStyle w:val="CommentReference"/>
        </w:rPr>
        <w:commentReference w:id="15"/>
      </w:r>
      <w:r w:rsidR="006406BC">
        <w:rPr>
          <w:lang w:val="en-GB"/>
        </w:rPr>
        <w:t>4.2.2 Discussion of Results</w:t>
      </w:r>
    </w:p>
    <w:p w14:paraId="5876C87E" w14:textId="0E74C13C" w:rsidR="00241AFD" w:rsidRDefault="003D29B5" w:rsidP="003E35C6">
      <w:pPr>
        <w:ind w:firstLine="720"/>
        <w:rPr>
          <w:ins w:id="16" w:author="Alan Gatt" w:date="2022-05-02T08:00:00Z"/>
          <w:lang w:val="en-GB"/>
        </w:rPr>
      </w:pPr>
      <w:r>
        <w:rPr>
          <w:lang w:val="en-GB"/>
        </w:rPr>
        <w:t xml:space="preserve">The results for each of the configurations showed some interesting results because there was not a single configuration which had the best results in all three metrics presented. </w:t>
      </w:r>
      <w:r w:rsidR="00B17E76">
        <w:rPr>
          <w:lang w:val="en-GB"/>
        </w:rPr>
        <w:t xml:space="preserve">Due to this, it was difficult to decide which of the three configurations would be chosen. </w:t>
      </w:r>
      <w:r>
        <w:rPr>
          <w:lang w:val="en-GB"/>
        </w:rPr>
        <w:t xml:space="preserve">As can be seen from </w:t>
      </w:r>
      <w:r>
        <w:rPr>
          <w:i/>
          <w:iCs/>
          <w:lang w:val="en-GB"/>
        </w:rPr>
        <w:t>Table 3</w:t>
      </w:r>
      <w:r>
        <w:rPr>
          <w:lang w:val="en-GB"/>
        </w:rPr>
        <w:t>, Config1 had the best IoU score and the second best RMSE (Actual – Predicted) value with just a difference of 1.06, but it was not as accurate as Config3 for the RMSE (Real – Predicted)</w:t>
      </w:r>
      <w:r w:rsidR="00B17E76">
        <w:rPr>
          <w:lang w:val="en-GB"/>
        </w:rPr>
        <w:t xml:space="preserve"> portion of the results. This proved to be an issue because if someone wanted to compare which of the three configs detected the most correct pixels, it would be the first config. This is because 87.13% were correctly detected when compared to its respective mask</w:t>
      </w:r>
      <w:r w:rsidR="001076C3">
        <w:rPr>
          <w:lang w:val="en-GB"/>
        </w:rPr>
        <w:t>,</w:t>
      </w:r>
      <w:r w:rsidR="00B17E76">
        <w:rPr>
          <w:lang w:val="en-GB"/>
        </w:rPr>
        <w:t xml:space="preserve"> which was the highest value. However, for the purpose of this study, the most ideal configuration would be the 3</w:t>
      </w:r>
      <w:r w:rsidR="00B17E76" w:rsidRPr="00B17E76">
        <w:rPr>
          <w:vertAlign w:val="superscript"/>
          <w:lang w:val="en-GB"/>
        </w:rPr>
        <w:t>rd</w:t>
      </w:r>
      <w:r w:rsidR="00B17E76">
        <w:rPr>
          <w:lang w:val="en-GB"/>
        </w:rPr>
        <w:t xml:space="preserve"> configuration</w:t>
      </w:r>
      <w:r w:rsidR="001076C3">
        <w:rPr>
          <w:lang w:val="en-GB"/>
        </w:rPr>
        <w:t xml:space="preserve"> because it had the most accurate RMSE when comparing the real calories (which have been manually weighed) with the predicted ones, whilst also providing a decent IoU score. This meant that most of the pixels where correctly detected, and the predicted calories were very close to the real weighed values. The second configuration was not taken into consideration, even though it had the best RMSE (Actual – Predicted) value, it had the worst values in both IoU and RMSE (Real – </w:t>
      </w:r>
      <w:r w:rsidR="001076C3">
        <w:rPr>
          <w:lang w:val="en-GB"/>
        </w:rPr>
        <w:lastRenderedPageBreak/>
        <w:t>Predicted).</w:t>
      </w:r>
      <w:ins w:id="17" w:author="Mattei Vella" w:date="2022-05-10T22:41:00Z">
        <w:r w:rsidR="00A40DC8">
          <w:rPr>
            <w:lang w:val="en-GB"/>
          </w:rPr>
          <w:t xml:space="preserve"> Something to also note is that </w:t>
        </w:r>
      </w:ins>
      <w:ins w:id="18" w:author="Mattei Vella" w:date="2022-05-10T22:42:00Z">
        <w:r w:rsidR="00A40DC8">
          <w:rPr>
            <w:lang w:val="en-GB"/>
          </w:rPr>
          <w:t xml:space="preserve">even though only a limited number of four epochs where used, Mask R-CNN </w:t>
        </w:r>
      </w:ins>
      <w:ins w:id="19" w:author="Mattei Vella" w:date="2022-05-10T22:43:00Z">
        <w:r w:rsidR="00A40DC8">
          <w:rPr>
            <w:lang w:val="en-GB"/>
          </w:rPr>
          <w:t xml:space="preserve">performed </w:t>
        </w:r>
      </w:ins>
      <w:ins w:id="20" w:author="Mattei Vella" w:date="2022-05-10T22:58:00Z">
        <w:r w:rsidR="008E084F">
          <w:rPr>
            <w:lang w:val="en-GB"/>
          </w:rPr>
          <w:t xml:space="preserve">quite </w:t>
        </w:r>
      </w:ins>
      <w:ins w:id="21" w:author="Mattei Vella" w:date="2022-05-10T22:43:00Z">
        <w:r w:rsidR="00A40DC8">
          <w:rPr>
            <w:lang w:val="en-GB"/>
          </w:rPr>
          <w:t>well when it came down to both classification and segmentation</w:t>
        </w:r>
      </w:ins>
      <w:ins w:id="22" w:author="Mattei Vella" w:date="2022-05-10T22:58:00Z">
        <w:r w:rsidR="008E084F">
          <w:rPr>
            <w:lang w:val="en-GB"/>
          </w:rPr>
          <w:t xml:space="preserve"> as could be identified from </w:t>
        </w:r>
      </w:ins>
      <w:ins w:id="23" w:author="Mattei Vella" w:date="2022-05-10T22:59:00Z">
        <w:r w:rsidR="008E084F">
          <w:rPr>
            <w:lang w:val="en-GB"/>
          </w:rPr>
          <w:t>the average results</w:t>
        </w:r>
      </w:ins>
      <w:ins w:id="24" w:author="Mattei Vella" w:date="2022-05-10T22:43:00Z">
        <w:r w:rsidR="00A40DC8">
          <w:rPr>
            <w:lang w:val="en-GB"/>
          </w:rPr>
          <w:t xml:space="preserve">. The main concern which was thought of </w:t>
        </w:r>
      </w:ins>
      <w:ins w:id="25" w:author="Mattei Vella" w:date="2022-05-10T22:59:00Z">
        <w:r w:rsidR="008E084F">
          <w:rPr>
            <w:lang w:val="en-GB"/>
          </w:rPr>
          <w:t>upon</w:t>
        </w:r>
      </w:ins>
      <w:ins w:id="26" w:author="Mattei Vella" w:date="2022-05-10T22:45:00Z">
        <w:r w:rsidR="002A263E">
          <w:rPr>
            <w:lang w:val="en-GB"/>
          </w:rPr>
          <w:t xml:space="preserve"> starting the study was that, since some items look very similar in </w:t>
        </w:r>
      </w:ins>
      <w:ins w:id="27" w:author="Mattei Vella" w:date="2022-05-10T22:46:00Z">
        <w:r w:rsidR="002A263E">
          <w:rPr>
            <w:lang w:val="en-GB"/>
          </w:rPr>
          <w:t>colour, the algorithm might have a hard time detecting the different classes, but this was in fact not the case as could be seen in these results.</w:t>
        </w:r>
      </w:ins>
      <w:ins w:id="28" w:author="Mattei Vella" w:date="2022-05-10T22:47:00Z">
        <w:r w:rsidR="002A263E">
          <w:rPr>
            <w:lang w:val="en-GB"/>
          </w:rPr>
          <w:t xml:space="preserve"> Having said this, as previously mentioned, there where cases where two objects which are not of the same shape and not of the same colour</w:t>
        </w:r>
      </w:ins>
      <w:ins w:id="29" w:author="Mattei Vella" w:date="2022-05-10T22:48:00Z">
        <w:r w:rsidR="002A263E">
          <w:rPr>
            <w:lang w:val="en-GB"/>
          </w:rPr>
          <w:t xml:space="preserve"> where miss identified for each </w:t>
        </w:r>
      </w:ins>
      <w:ins w:id="30" w:author="Mattei Vella" w:date="2022-05-10T22:59:00Z">
        <w:r w:rsidR="008E084F">
          <w:rPr>
            <w:lang w:val="en-GB"/>
          </w:rPr>
          <w:t>other (</w:t>
        </w:r>
      </w:ins>
      <w:ins w:id="31" w:author="Mattei Vella" w:date="2022-05-10T22:48:00Z">
        <w:r w:rsidR="002A263E">
          <w:rPr>
            <w:lang w:val="en-GB"/>
          </w:rPr>
          <w:t>the “Pastizzi” and the Green Apple</w:t>
        </w:r>
      </w:ins>
      <w:ins w:id="32" w:author="Mattei Vella" w:date="2022-05-10T22:59:00Z">
        <w:r w:rsidR="008E084F">
          <w:rPr>
            <w:lang w:val="en-GB"/>
          </w:rPr>
          <w:t>)</w:t>
        </w:r>
      </w:ins>
      <w:ins w:id="33" w:author="Mattei Vella" w:date="2022-05-10T23:05:00Z">
        <w:r w:rsidR="009D13C0">
          <w:rPr>
            <w:lang w:val="en-GB"/>
          </w:rPr>
          <w:t>. T</w:t>
        </w:r>
      </w:ins>
      <w:ins w:id="34" w:author="Mattei Vella" w:date="2022-05-10T23:00:00Z">
        <w:r w:rsidR="008E084F">
          <w:rPr>
            <w:lang w:val="en-GB"/>
          </w:rPr>
          <w:t xml:space="preserve">his could have been because of other factors such as undertraining or maybe that particular random split </w:t>
        </w:r>
      </w:ins>
      <w:ins w:id="35" w:author="Mattei Vella" w:date="2022-05-10T23:01:00Z">
        <w:r w:rsidR="008E084F">
          <w:rPr>
            <w:lang w:val="en-GB"/>
          </w:rPr>
          <w:t xml:space="preserve">had images which </w:t>
        </w:r>
      </w:ins>
      <w:ins w:id="36" w:author="Mattei Vella" w:date="2022-05-10T23:05:00Z">
        <w:r w:rsidR="009D13C0">
          <w:rPr>
            <w:lang w:val="en-GB"/>
          </w:rPr>
          <w:t>were</w:t>
        </w:r>
      </w:ins>
      <w:ins w:id="37" w:author="Mattei Vella" w:date="2022-05-10T23:01:00Z">
        <w:r w:rsidR="008E084F">
          <w:rPr>
            <w:lang w:val="en-GB"/>
          </w:rPr>
          <w:t xml:space="preserve"> not varied enough.</w:t>
        </w:r>
      </w:ins>
    </w:p>
    <w:p w14:paraId="59B72692" w14:textId="71CCD494" w:rsidR="00B637B2" w:rsidRDefault="00B637B2" w:rsidP="00441CC9">
      <w:pPr>
        <w:rPr>
          <w:ins w:id="38" w:author="Alan Gatt" w:date="2022-05-02T08:00:00Z"/>
          <w:lang w:val="en-GB"/>
        </w:rPr>
      </w:pPr>
    </w:p>
    <w:p w14:paraId="5A042946" w14:textId="09149FDD" w:rsidR="00B637B2" w:rsidRPr="003D29B5" w:rsidRDefault="00B637B2" w:rsidP="00441CC9">
      <w:pPr>
        <w:rPr>
          <w:lang w:val="en-GB"/>
        </w:rPr>
      </w:pPr>
      <w:commentRangeStart w:id="39"/>
      <w:commentRangeStart w:id="40"/>
      <w:commentRangeStart w:id="41"/>
      <w:commentRangeStart w:id="42"/>
      <w:ins w:id="43" w:author="Alan Gatt" w:date="2022-05-02T08:00:00Z">
        <w:r>
          <w:rPr>
            <w:lang w:val="en-GB"/>
          </w:rPr>
          <w:t>Comment</w:t>
        </w:r>
      </w:ins>
      <w:commentRangeEnd w:id="39"/>
      <w:ins w:id="44" w:author="Alan Gatt" w:date="2022-05-02T08:02:00Z">
        <w:r>
          <w:rPr>
            <w:rStyle w:val="CommentReference"/>
          </w:rPr>
          <w:commentReference w:id="39"/>
        </w:r>
      </w:ins>
      <w:commentRangeEnd w:id="40"/>
      <w:r w:rsidR="009E2D57">
        <w:rPr>
          <w:rStyle w:val="CommentReference"/>
        </w:rPr>
        <w:commentReference w:id="40"/>
      </w:r>
      <w:commentRangeEnd w:id="41"/>
      <w:r w:rsidR="009D13C0">
        <w:rPr>
          <w:rStyle w:val="CommentReference"/>
        </w:rPr>
        <w:commentReference w:id="41"/>
      </w:r>
      <w:commentRangeEnd w:id="42"/>
      <w:r w:rsidR="009D13C0">
        <w:rPr>
          <w:rStyle w:val="CommentReference"/>
        </w:rPr>
        <w:commentReference w:id="42"/>
      </w:r>
    </w:p>
    <w:sectPr w:rsidR="00B637B2" w:rsidRPr="003D29B5">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Alan Gatt" w:date="2022-05-02T07:57:00Z" w:initials="AG">
    <w:p w14:paraId="7BE01F4F" w14:textId="77777777" w:rsidR="00221737" w:rsidRDefault="00221737" w:rsidP="00C034C3">
      <w:pPr>
        <w:pStyle w:val="CommentText"/>
      </w:pPr>
      <w:r>
        <w:rPr>
          <w:rStyle w:val="CommentReference"/>
        </w:rPr>
        <w:annotationRef/>
      </w:r>
      <w:r>
        <w:t>Explain why some of the numbers are negative</w:t>
      </w:r>
    </w:p>
  </w:comment>
  <w:comment w:id="4" w:author="Mattei Vella" w:date="2022-05-10T22:36:00Z" w:initials="MV">
    <w:p w14:paraId="1B33FC34" w14:textId="77777777" w:rsidR="009E2D57" w:rsidRDefault="009E2D57" w:rsidP="00BD6E79">
      <w:pPr>
        <w:pStyle w:val="CommentText"/>
      </w:pPr>
      <w:r>
        <w:rPr>
          <w:rStyle w:val="CommentReference"/>
        </w:rPr>
        <w:annotationRef/>
      </w:r>
      <w:r>
        <w:t>These are explained later on after Table 1</w:t>
      </w:r>
    </w:p>
  </w:comment>
  <w:comment w:id="6" w:author="Alan Gatt" w:date="2022-05-02T07:59:00Z" w:initials="AG">
    <w:p w14:paraId="1438E3A8" w14:textId="345F0C51" w:rsidR="00BA4DB6" w:rsidRDefault="00BA4DB6" w:rsidP="00BF5925">
      <w:pPr>
        <w:pStyle w:val="CommentText"/>
      </w:pPr>
      <w:r>
        <w:rPr>
          <w:rStyle w:val="CommentReference"/>
        </w:rPr>
        <w:annotationRef/>
      </w:r>
      <w:r>
        <w:t>I would put Figure 3 underneath here</w:t>
      </w:r>
    </w:p>
  </w:comment>
  <w:comment w:id="7" w:author="Mattei Vella" w:date="2022-05-10T22:37:00Z" w:initials="MV">
    <w:p w14:paraId="027B0B6F" w14:textId="77777777" w:rsidR="009E2D57" w:rsidRDefault="009E2D57" w:rsidP="00A33865">
      <w:pPr>
        <w:pStyle w:val="CommentText"/>
      </w:pPr>
      <w:r>
        <w:rPr>
          <w:rStyle w:val="CommentReference"/>
        </w:rPr>
        <w:annotationRef/>
      </w:r>
      <w:r>
        <w:t>I will do this on overleaf</w:t>
      </w:r>
    </w:p>
  </w:comment>
  <w:comment w:id="8" w:author="Mattei Vella" w:date="2022-04-25T11:30:00Z" w:initials="MV">
    <w:p w14:paraId="61A0B1A5" w14:textId="4572401F" w:rsidR="008B0F6B" w:rsidRDefault="008B0F6B" w:rsidP="00525088">
      <w:pPr>
        <w:pStyle w:val="CommentText"/>
      </w:pPr>
      <w:r>
        <w:rPr>
          <w:rStyle w:val="CommentReference"/>
        </w:rPr>
        <w:annotationRef/>
      </w:r>
      <w:r>
        <w:t>Mention why these classifications where seen to be better then for example pastizzi</w:t>
      </w:r>
    </w:p>
  </w:comment>
  <w:comment w:id="9" w:author="Mattei Vella" w:date="2022-04-26T01:37:00Z" w:initials="MV">
    <w:p w14:paraId="3B77362C" w14:textId="77777777" w:rsidR="003D6888" w:rsidRDefault="003D6888" w:rsidP="00E414EB">
      <w:pPr>
        <w:pStyle w:val="CommentText"/>
      </w:pPr>
      <w:r>
        <w:rPr>
          <w:rStyle w:val="CommentReference"/>
        </w:rPr>
        <w:annotationRef/>
      </w:r>
      <w:r>
        <w:t>Look at next comment to see what was added</w:t>
      </w:r>
    </w:p>
  </w:comment>
  <w:comment w:id="10" w:author="Mattei Vella" w:date="2022-04-26T01:36:00Z" w:initials="MV">
    <w:p w14:paraId="7B6934E4" w14:textId="67660422" w:rsidR="003D6888" w:rsidRDefault="003D6888" w:rsidP="00573CDA">
      <w:pPr>
        <w:pStyle w:val="CommentText"/>
      </w:pPr>
      <w:r>
        <w:rPr>
          <w:rStyle w:val="CommentReference"/>
        </w:rPr>
        <w:annotationRef/>
      </w:r>
      <w:r>
        <w:t>This is the information added about the previous comment ^</w:t>
      </w:r>
    </w:p>
  </w:comment>
  <w:comment w:id="11" w:author="Mattei Vella" w:date="2022-04-25T11:26:00Z" w:initials="MV">
    <w:p w14:paraId="70BBD2D9" w14:textId="0E1F1122" w:rsidR="003C3CED" w:rsidRDefault="003C3CED" w:rsidP="00BF6E4E">
      <w:pPr>
        <w:rPr>
          <w:sz w:val="20"/>
          <w:szCs w:val="20"/>
        </w:rPr>
      </w:pPr>
      <w:r>
        <w:rPr>
          <w:rStyle w:val="CommentReference"/>
        </w:rPr>
        <w:annotationRef/>
      </w:r>
      <w:r>
        <w:t>Change images to a table with 2 columns.</w:t>
      </w:r>
    </w:p>
    <w:p w14:paraId="7094C60A" w14:textId="77777777" w:rsidR="003C3CED" w:rsidRDefault="003C3CED" w:rsidP="00BF6E4E">
      <w:pPr>
        <w:pStyle w:val="CommentText"/>
      </w:pPr>
      <w:r>
        <w:t>These columns will consist of the column name in excel and the formula/description of what the column is representing</w:t>
      </w:r>
    </w:p>
  </w:comment>
  <w:comment w:id="12" w:author="Mattei Vella" w:date="2022-04-25T11:32:00Z" w:initials="MV">
    <w:p w14:paraId="5A133701" w14:textId="77777777" w:rsidR="00E908C7" w:rsidRDefault="00E908C7" w:rsidP="005F4FC9">
      <w:pPr>
        <w:pStyle w:val="CommentText"/>
      </w:pPr>
      <w:r>
        <w:rPr>
          <w:rStyle w:val="CommentReference"/>
        </w:rPr>
        <w:annotationRef/>
      </w:r>
      <w:r>
        <w:t>Add as-well which configuration deemed to have the best results and why this was chosen</w:t>
      </w:r>
    </w:p>
  </w:comment>
  <w:comment w:id="13" w:author="Mattei Vella" w:date="2022-04-26T02:02:00Z" w:initials="MV">
    <w:p w14:paraId="1B51F46F" w14:textId="77777777" w:rsidR="001076C3" w:rsidRDefault="001076C3" w:rsidP="00F829BE">
      <w:pPr>
        <w:pStyle w:val="CommentText"/>
      </w:pPr>
      <w:r>
        <w:rPr>
          <w:rStyle w:val="CommentReference"/>
        </w:rPr>
        <w:annotationRef/>
      </w:r>
      <w:r>
        <w:t>This has been added beneath Table 3</w:t>
      </w:r>
    </w:p>
  </w:comment>
  <w:comment w:id="14" w:author="Mattei Vella" w:date="2022-04-25T11:27:00Z" w:initials="MV">
    <w:p w14:paraId="3D576733" w14:textId="321B1034" w:rsidR="008B0F6B" w:rsidRDefault="008B0F6B" w:rsidP="00861AFE">
      <w:pPr>
        <w:pStyle w:val="CommentText"/>
      </w:pPr>
      <w:r>
        <w:rPr>
          <w:rStyle w:val="CommentReference"/>
        </w:rPr>
        <w:annotationRef/>
      </w:r>
      <w:r>
        <w:t>Values to 2 decimal places</w:t>
      </w:r>
    </w:p>
  </w:comment>
  <w:comment w:id="15" w:author="Mattei Vella" w:date="2022-04-25T22:43:00Z" w:initials="MV">
    <w:p w14:paraId="48D9573C" w14:textId="77777777" w:rsidR="0038748F" w:rsidRDefault="0038748F" w:rsidP="000F1C91">
      <w:pPr>
        <w:pStyle w:val="CommentText"/>
      </w:pPr>
      <w:r>
        <w:rPr>
          <w:rStyle w:val="CommentReference"/>
        </w:rPr>
        <w:annotationRef/>
      </w:r>
      <w:r>
        <w:t>Done</w:t>
      </w:r>
    </w:p>
  </w:comment>
  <w:comment w:id="39" w:author="Alan Gatt" w:date="2022-05-02T08:02:00Z" w:initials="AG">
    <w:p w14:paraId="649DFA2F" w14:textId="77777777" w:rsidR="00B637B2" w:rsidRDefault="00B637B2">
      <w:pPr>
        <w:pStyle w:val="CommentText"/>
      </w:pPr>
      <w:r>
        <w:rPr>
          <w:rStyle w:val="CommentReference"/>
        </w:rPr>
        <w:annotationRef/>
      </w:r>
      <w:r>
        <w:t>You need to split into sections and sub-sections.</w:t>
      </w:r>
    </w:p>
    <w:p w14:paraId="1B93CF7E" w14:textId="77777777" w:rsidR="00B637B2" w:rsidRDefault="00B637B2">
      <w:pPr>
        <w:pStyle w:val="CommentText"/>
      </w:pPr>
    </w:p>
    <w:p w14:paraId="108BD644" w14:textId="77777777" w:rsidR="00B637B2" w:rsidRDefault="00B637B2" w:rsidP="007A3534">
      <w:pPr>
        <w:pStyle w:val="CommentText"/>
      </w:pPr>
      <w:r>
        <w:t xml:space="preserve">Also, try to included any technical observations. Tipo why Config1 was the best. Did you notice anything about the algorithms used? Why do you think the worst item classified was that particular item? Etc... </w:t>
      </w:r>
    </w:p>
  </w:comment>
  <w:comment w:id="40" w:author="Mattei Vella" w:date="2022-05-10T22:40:00Z" w:initials="MV">
    <w:p w14:paraId="2B3E0760" w14:textId="77777777" w:rsidR="009E2D57" w:rsidRDefault="009E2D57" w:rsidP="00344D1B">
      <w:pPr>
        <w:pStyle w:val="CommentText"/>
      </w:pPr>
      <w:r>
        <w:rPr>
          <w:rStyle w:val="CommentReference"/>
        </w:rPr>
        <w:annotationRef/>
      </w:r>
      <w:r>
        <w:t>Information about why the worst item classified was added in the object classification section when explaining the negative/positive results</w:t>
      </w:r>
    </w:p>
  </w:comment>
  <w:comment w:id="41" w:author="Mattei Vella" w:date="2022-05-10T23:04:00Z" w:initials="MV">
    <w:p w14:paraId="200EACED" w14:textId="77777777" w:rsidR="009D13C0" w:rsidRDefault="009D13C0">
      <w:pPr>
        <w:pStyle w:val="CommentText"/>
      </w:pPr>
      <w:r>
        <w:rPr>
          <w:rStyle w:val="CommentReference"/>
        </w:rPr>
        <w:annotationRef/>
      </w:r>
      <w:r>
        <w:t>Isnt the above paragraph explaining the 3 configs and where each config performed the best in already explaining that?</w:t>
      </w:r>
    </w:p>
    <w:p w14:paraId="6E0CB525" w14:textId="77777777" w:rsidR="009D13C0" w:rsidRDefault="009D13C0">
      <w:pPr>
        <w:pStyle w:val="CommentText"/>
      </w:pPr>
    </w:p>
    <w:p w14:paraId="788E3D5B" w14:textId="77777777" w:rsidR="009D13C0" w:rsidRDefault="009D13C0" w:rsidP="004B1814">
      <w:pPr>
        <w:pStyle w:val="CommentText"/>
      </w:pPr>
      <w:r>
        <w:t>Tipo when I explained why config 3 was the best because the study was mainly focusing on calorie estimation and it provided the best RMSE in that sector when comparing it to the real calories?</w:t>
      </w:r>
    </w:p>
  </w:comment>
  <w:comment w:id="42" w:author="Mattei Vella" w:date="2022-05-10T23:05:00Z" w:initials="MV">
    <w:p w14:paraId="115802C7" w14:textId="77777777" w:rsidR="009D13C0" w:rsidRDefault="009D13C0" w:rsidP="008E28F2">
      <w:pPr>
        <w:pStyle w:val="CommentText"/>
      </w:pPr>
      <w:r>
        <w:rPr>
          <w:rStyle w:val="CommentReference"/>
        </w:rPr>
        <w:annotationRef/>
      </w:r>
      <w:r>
        <w:t>I've added a small paragraph about some things which where identified about Mask R-CNN.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BE01F4F" w15:done="0"/>
  <w15:commentEx w15:paraId="1B33FC34" w15:paraIdParent="7BE01F4F" w15:done="0"/>
  <w15:commentEx w15:paraId="1438E3A8" w15:done="0"/>
  <w15:commentEx w15:paraId="027B0B6F" w15:paraIdParent="1438E3A8" w15:done="0"/>
  <w15:commentEx w15:paraId="61A0B1A5" w15:done="1"/>
  <w15:commentEx w15:paraId="3B77362C" w15:paraIdParent="61A0B1A5" w15:done="1"/>
  <w15:commentEx w15:paraId="7B6934E4" w15:done="1"/>
  <w15:commentEx w15:paraId="7094C60A" w15:done="0"/>
  <w15:commentEx w15:paraId="5A133701" w15:paraIdParent="7094C60A" w15:done="0"/>
  <w15:commentEx w15:paraId="1B51F46F" w15:paraIdParent="7094C60A" w15:done="0"/>
  <w15:commentEx w15:paraId="3D576733" w15:done="1"/>
  <w15:commentEx w15:paraId="48D9573C" w15:paraIdParent="3D576733" w15:done="1"/>
  <w15:commentEx w15:paraId="108BD644" w15:done="0"/>
  <w15:commentEx w15:paraId="2B3E0760" w15:paraIdParent="108BD644" w15:done="0"/>
  <w15:commentEx w15:paraId="788E3D5B" w15:paraIdParent="108BD644" w15:done="0"/>
  <w15:commentEx w15:paraId="115802C7" w15:paraIdParent="108BD64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1A0D5A" w16cex:dateUtc="2022-05-02T05:57:00Z"/>
  <w16cex:commentExtensible w16cex:durableId="2625678A" w16cex:dateUtc="2022-05-10T20:36:00Z"/>
  <w16cex:commentExtensible w16cex:durableId="261A0DC4" w16cex:dateUtc="2022-05-02T05:59:00Z"/>
  <w16cex:commentExtensible w16cex:durableId="262567A0" w16cex:dateUtc="2022-05-10T20:37:00Z"/>
  <w16cex:commentExtensible w16cex:durableId="261104F2" w16cex:dateUtc="2022-04-25T09:30:00Z"/>
  <w16cex:commentExtensible w16cex:durableId="2611CB3D" w16cex:dateUtc="2022-04-25T23:37:00Z"/>
  <w16cex:commentExtensible w16cex:durableId="2611CB2B" w16cex:dateUtc="2022-04-25T23:36:00Z"/>
  <w16cex:commentExtensible w16cex:durableId="261103DD" w16cex:dateUtc="2022-04-25T09:26:00Z"/>
  <w16cex:commentExtensible w16cex:durableId="2611054C" w16cex:dateUtc="2022-04-25T09:32:00Z"/>
  <w16cex:commentExtensible w16cex:durableId="2611D14A" w16cex:dateUtc="2022-04-26T00:02:00Z"/>
  <w16cex:commentExtensible w16cex:durableId="26110408" w16cex:dateUtc="2022-04-25T09:27:00Z"/>
  <w16cex:commentExtensible w16cex:durableId="2611A2AA" w16cex:dateUtc="2022-04-25T20:43:00Z"/>
  <w16cex:commentExtensible w16cex:durableId="261A0E91" w16cex:dateUtc="2022-05-02T06:02:00Z"/>
  <w16cex:commentExtensible w16cex:durableId="26256843" w16cex:dateUtc="2022-05-10T20:40:00Z"/>
  <w16cex:commentExtensible w16cex:durableId="26256E0E" w16cex:dateUtc="2022-05-10T21:04:00Z"/>
  <w16cex:commentExtensible w16cex:durableId="26256E2D" w16cex:dateUtc="2022-05-10T21: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BE01F4F" w16cid:durableId="261A0D5A"/>
  <w16cid:commentId w16cid:paraId="1B33FC34" w16cid:durableId="2625678A"/>
  <w16cid:commentId w16cid:paraId="1438E3A8" w16cid:durableId="261A0DC4"/>
  <w16cid:commentId w16cid:paraId="027B0B6F" w16cid:durableId="262567A0"/>
  <w16cid:commentId w16cid:paraId="61A0B1A5" w16cid:durableId="261104F2"/>
  <w16cid:commentId w16cid:paraId="3B77362C" w16cid:durableId="2611CB3D"/>
  <w16cid:commentId w16cid:paraId="7B6934E4" w16cid:durableId="2611CB2B"/>
  <w16cid:commentId w16cid:paraId="7094C60A" w16cid:durableId="261103DD"/>
  <w16cid:commentId w16cid:paraId="5A133701" w16cid:durableId="2611054C"/>
  <w16cid:commentId w16cid:paraId="1B51F46F" w16cid:durableId="2611D14A"/>
  <w16cid:commentId w16cid:paraId="3D576733" w16cid:durableId="26110408"/>
  <w16cid:commentId w16cid:paraId="48D9573C" w16cid:durableId="2611A2AA"/>
  <w16cid:commentId w16cid:paraId="108BD644" w16cid:durableId="261A0E91"/>
  <w16cid:commentId w16cid:paraId="2B3E0760" w16cid:durableId="26256843"/>
  <w16cid:commentId w16cid:paraId="788E3D5B" w16cid:durableId="26256E0E"/>
  <w16cid:commentId w16cid:paraId="115802C7" w16cid:durableId="26256E2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55891B" w14:textId="77777777" w:rsidR="00743948" w:rsidRDefault="00743948" w:rsidP="00E964DD">
      <w:pPr>
        <w:spacing w:after="0" w:line="240" w:lineRule="auto"/>
      </w:pPr>
      <w:r>
        <w:separator/>
      </w:r>
    </w:p>
  </w:endnote>
  <w:endnote w:type="continuationSeparator" w:id="0">
    <w:p w14:paraId="53D1D652" w14:textId="77777777" w:rsidR="00743948" w:rsidRDefault="00743948" w:rsidP="00E964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48F5E5" w14:textId="77777777" w:rsidR="00743948" w:rsidRDefault="00743948" w:rsidP="00E964DD">
      <w:pPr>
        <w:spacing w:after="0" w:line="240" w:lineRule="auto"/>
      </w:pPr>
      <w:r>
        <w:separator/>
      </w:r>
    </w:p>
  </w:footnote>
  <w:footnote w:type="continuationSeparator" w:id="0">
    <w:p w14:paraId="7643C889" w14:textId="77777777" w:rsidR="00743948" w:rsidRDefault="00743948" w:rsidP="00E964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83439B"/>
    <w:multiLevelType w:val="hybridMultilevel"/>
    <w:tmpl w:val="6F90848A"/>
    <w:lvl w:ilvl="0" w:tplc="D16A6FDA">
      <w:start w:val="1"/>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6946998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an Gatt">
    <w15:presenceInfo w15:providerId="Windows Live" w15:userId="1c024e0c19ff0046"/>
  </w15:person>
  <w15:person w15:author="Mattei Vella">
    <w15:presenceInfo w15:providerId="Windows Live" w15:userId="4b1c4946ca51d88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5136"/>
    <w:rsid w:val="000179E8"/>
    <w:rsid w:val="00052B2D"/>
    <w:rsid w:val="00094ED7"/>
    <w:rsid w:val="000E41D5"/>
    <w:rsid w:val="000F0C9A"/>
    <w:rsid w:val="000F7DDB"/>
    <w:rsid w:val="001076C3"/>
    <w:rsid w:val="00126B86"/>
    <w:rsid w:val="00137338"/>
    <w:rsid w:val="00194EFE"/>
    <w:rsid w:val="001D7CB8"/>
    <w:rsid w:val="001F22FF"/>
    <w:rsid w:val="00221737"/>
    <w:rsid w:val="002304D9"/>
    <w:rsid w:val="00241AFD"/>
    <w:rsid w:val="00280B3B"/>
    <w:rsid w:val="002A263E"/>
    <w:rsid w:val="002C6460"/>
    <w:rsid w:val="0038748F"/>
    <w:rsid w:val="003A0389"/>
    <w:rsid w:val="003B3193"/>
    <w:rsid w:val="003B7D10"/>
    <w:rsid w:val="003C3CED"/>
    <w:rsid w:val="003D29B5"/>
    <w:rsid w:val="003D6888"/>
    <w:rsid w:val="003E35C6"/>
    <w:rsid w:val="0042602F"/>
    <w:rsid w:val="00441CC9"/>
    <w:rsid w:val="004F172E"/>
    <w:rsid w:val="00513349"/>
    <w:rsid w:val="00516D31"/>
    <w:rsid w:val="00520DD9"/>
    <w:rsid w:val="00531B65"/>
    <w:rsid w:val="00535136"/>
    <w:rsid w:val="00567DE4"/>
    <w:rsid w:val="005728E4"/>
    <w:rsid w:val="005949C4"/>
    <w:rsid w:val="005A2D71"/>
    <w:rsid w:val="0063786B"/>
    <w:rsid w:val="006406BC"/>
    <w:rsid w:val="006A5852"/>
    <w:rsid w:val="00704C29"/>
    <w:rsid w:val="00743948"/>
    <w:rsid w:val="00777364"/>
    <w:rsid w:val="007B5F16"/>
    <w:rsid w:val="007D2CEC"/>
    <w:rsid w:val="007E5A4B"/>
    <w:rsid w:val="007F0B2F"/>
    <w:rsid w:val="00832BC0"/>
    <w:rsid w:val="0086567C"/>
    <w:rsid w:val="00874CAB"/>
    <w:rsid w:val="008B00C4"/>
    <w:rsid w:val="008B0F6B"/>
    <w:rsid w:val="008B6D20"/>
    <w:rsid w:val="008E084F"/>
    <w:rsid w:val="008F5373"/>
    <w:rsid w:val="0091201E"/>
    <w:rsid w:val="00993807"/>
    <w:rsid w:val="009C0E00"/>
    <w:rsid w:val="009D13C0"/>
    <w:rsid w:val="009E08AF"/>
    <w:rsid w:val="009E2D57"/>
    <w:rsid w:val="009E76E7"/>
    <w:rsid w:val="009E7DD1"/>
    <w:rsid w:val="00A40DC8"/>
    <w:rsid w:val="00AE497D"/>
    <w:rsid w:val="00B155C0"/>
    <w:rsid w:val="00B17E76"/>
    <w:rsid w:val="00B637B2"/>
    <w:rsid w:val="00B65F9F"/>
    <w:rsid w:val="00B9407C"/>
    <w:rsid w:val="00BA4DB6"/>
    <w:rsid w:val="00BF6C56"/>
    <w:rsid w:val="00C25E97"/>
    <w:rsid w:val="00C344C1"/>
    <w:rsid w:val="00C5724A"/>
    <w:rsid w:val="00C60B38"/>
    <w:rsid w:val="00CE4AE0"/>
    <w:rsid w:val="00D53C3B"/>
    <w:rsid w:val="00D553DA"/>
    <w:rsid w:val="00D72340"/>
    <w:rsid w:val="00D93AAB"/>
    <w:rsid w:val="00DF11A8"/>
    <w:rsid w:val="00DF49DA"/>
    <w:rsid w:val="00E52948"/>
    <w:rsid w:val="00E724CD"/>
    <w:rsid w:val="00E908C7"/>
    <w:rsid w:val="00E964DD"/>
    <w:rsid w:val="00EB5007"/>
    <w:rsid w:val="00EF7126"/>
    <w:rsid w:val="00F15115"/>
    <w:rsid w:val="00F66F04"/>
    <w:rsid w:val="00FE00B5"/>
  </w:rsids>
  <m:mathPr>
    <m:mathFont m:val="Cambria Math"/>
    <m:brkBin m:val="before"/>
    <m:brkBinSub m:val="--"/>
    <m:smallFrac m:val="0"/>
    <m:dispDef/>
    <m:lMargin m:val="0"/>
    <m:rMargin m:val="0"/>
    <m:defJc m:val="centerGroup"/>
    <m:wrapIndent m:val="1440"/>
    <m:intLim m:val="subSup"/>
    <m:naryLim m:val="undOvr"/>
  </m:mathPr>
  <w:themeFontLang w:val="en-M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ED431"/>
  <w15:chartTrackingRefBased/>
  <w15:docId w15:val="{2244BA9C-B21F-47BB-B36B-C8BBB36EB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M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3513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513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52B2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52B2D"/>
    <w:rPr>
      <w:rFonts w:eastAsiaTheme="minorEastAsia"/>
      <w:color w:val="5A5A5A" w:themeColor="text1" w:themeTint="A5"/>
      <w:spacing w:val="15"/>
    </w:rPr>
  </w:style>
  <w:style w:type="table" w:styleId="TableGrid">
    <w:name w:val="Table Grid"/>
    <w:basedOn w:val="TableNormal"/>
    <w:uiPriority w:val="39"/>
    <w:rsid w:val="00CE4A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E4AE0"/>
    <w:pPr>
      <w:spacing w:after="200" w:line="240" w:lineRule="auto"/>
    </w:pPr>
    <w:rPr>
      <w:i/>
      <w:iCs/>
      <w:color w:val="44546A" w:themeColor="text2"/>
      <w:sz w:val="18"/>
      <w:szCs w:val="18"/>
    </w:rPr>
  </w:style>
  <w:style w:type="paragraph" w:styleId="Header">
    <w:name w:val="header"/>
    <w:basedOn w:val="Normal"/>
    <w:link w:val="HeaderChar"/>
    <w:uiPriority w:val="99"/>
    <w:unhideWhenUsed/>
    <w:rsid w:val="00E964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964DD"/>
  </w:style>
  <w:style w:type="paragraph" w:styleId="Footer">
    <w:name w:val="footer"/>
    <w:basedOn w:val="Normal"/>
    <w:link w:val="FooterChar"/>
    <w:uiPriority w:val="99"/>
    <w:unhideWhenUsed/>
    <w:rsid w:val="00E964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964DD"/>
  </w:style>
  <w:style w:type="character" w:styleId="PlaceholderText">
    <w:name w:val="Placeholder Text"/>
    <w:basedOn w:val="DefaultParagraphFont"/>
    <w:uiPriority w:val="99"/>
    <w:semiHidden/>
    <w:rsid w:val="00B65F9F"/>
    <w:rPr>
      <w:color w:val="808080"/>
    </w:rPr>
  </w:style>
  <w:style w:type="character" w:styleId="CommentReference">
    <w:name w:val="annotation reference"/>
    <w:basedOn w:val="DefaultParagraphFont"/>
    <w:uiPriority w:val="99"/>
    <w:semiHidden/>
    <w:unhideWhenUsed/>
    <w:rsid w:val="003C3CED"/>
    <w:rPr>
      <w:sz w:val="16"/>
      <w:szCs w:val="16"/>
    </w:rPr>
  </w:style>
  <w:style w:type="paragraph" w:styleId="CommentText">
    <w:name w:val="annotation text"/>
    <w:basedOn w:val="Normal"/>
    <w:link w:val="CommentTextChar"/>
    <w:uiPriority w:val="99"/>
    <w:unhideWhenUsed/>
    <w:rsid w:val="003C3CED"/>
    <w:pPr>
      <w:spacing w:line="240" w:lineRule="auto"/>
    </w:pPr>
    <w:rPr>
      <w:sz w:val="20"/>
      <w:szCs w:val="20"/>
    </w:rPr>
  </w:style>
  <w:style w:type="character" w:customStyle="1" w:styleId="CommentTextChar">
    <w:name w:val="Comment Text Char"/>
    <w:basedOn w:val="DefaultParagraphFont"/>
    <w:link w:val="CommentText"/>
    <w:uiPriority w:val="99"/>
    <w:rsid w:val="003C3CED"/>
    <w:rPr>
      <w:sz w:val="20"/>
      <w:szCs w:val="20"/>
    </w:rPr>
  </w:style>
  <w:style w:type="paragraph" w:styleId="CommentSubject">
    <w:name w:val="annotation subject"/>
    <w:basedOn w:val="CommentText"/>
    <w:next w:val="CommentText"/>
    <w:link w:val="CommentSubjectChar"/>
    <w:uiPriority w:val="99"/>
    <w:semiHidden/>
    <w:unhideWhenUsed/>
    <w:rsid w:val="003C3CED"/>
    <w:rPr>
      <w:b/>
      <w:bCs/>
    </w:rPr>
  </w:style>
  <w:style w:type="character" w:customStyle="1" w:styleId="CommentSubjectChar">
    <w:name w:val="Comment Subject Char"/>
    <w:basedOn w:val="CommentTextChar"/>
    <w:link w:val="CommentSubject"/>
    <w:uiPriority w:val="99"/>
    <w:semiHidden/>
    <w:rsid w:val="003C3CED"/>
    <w:rPr>
      <w:b/>
      <w:bCs/>
      <w:sz w:val="20"/>
      <w:szCs w:val="20"/>
    </w:rPr>
  </w:style>
  <w:style w:type="paragraph" w:styleId="Revision">
    <w:name w:val="Revision"/>
    <w:hidden/>
    <w:uiPriority w:val="99"/>
    <w:semiHidden/>
    <w:rsid w:val="0022173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746587">
      <w:bodyDiv w:val="1"/>
      <w:marLeft w:val="0"/>
      <w:marRight w:val="0"/>
      <w:marTop w:val="0"/>
      <w:marBottom w:val="0"/>
      <w:divBdr>
        <w:top w:val="none" w:sz="0" w:space="0" w:color="auto"/>
        <w:left w:val="none" w:sz="0" w:space="0" w:color="auto"/>
        <w:bottom w:val="none" w:sz="0" w:space="0" w:color="auto"/>
        <w:right w:val="none" w:sz="0" w:space="0" w:color="auto"/>
      </w:divBdr>
    </w:div>
    <w:div w:id="290599770">
      <w:bodyDiv w:val="1"/>
      <w:marLeft w:val="0"/>
      <w:marRight w:val="0"/>
      <w:marTop w:val="0"/>
      <w:marBottom w:val="0"/>
      <w:divBdr>
        <w:top w:val="none" w:sz="0" w:space="0" w:color="auto"/>
        <w:left w:val="none" w:sz="0" w:space="0" w:color="auto"/>
        <w:bottom w:val="none" w:sz="0" w:space="0" w:color="auto"/>
        <w:right w:val="none" w:sz="0" w:space="0" w:color="auto"/>
      </w:divBdr>
    </w:div>
    <w:div w:id="334462672">
      <w:bodyDiv w:val="1"/>
      <w:marLeft w:val="0"/>
      <w:marRight w:val="0"/>
      <w:marTop w:val="0"/>
      <w:marBottom w:val="0"/>
      <w:divBdr>
        <w:top w:val="none" w:sz="0" w:space="0" w:color="auto"/>
        <w:left w:val="none" w:sz="0" w:space="0" w:color="auto"/>
        <w:bottom w:val="none" w:sz="0" w:space="0" w:color="auto"/>
        <w:right w:val="none" w:sz="0" w:space="0" w:color="auto"/>
      </w:divBdr>
    </w:div>
    <w:div w:id="759566839">
      <w:bodyDiv w:val="1"/>
      <w:marLeft w:val="0"/>
      <w:marRight w:val="0"/>
      <w:marTop w:val="0"/>
      <w:marBottom w:val="0"/>
      <w:divBdr>
        <w:top w:val="none" w:sz="0" w:space="0" w:color="auto"/>
        <w:left w:val="none" w:sz="0" w:space="0" w:color="auto"/>
        <w:bottom w:val="none" w:sz="0" w:space="0" w:color="auto"/>
        <w:right w:val="none" w:sz="0" w:space="0" w:color="auto"/>
      </w:divBdr>
    </w:div>
    <w:div w:id="769131450">
      <w:bodyDiv w:val="1"/>
      <w:marLeft w:val="0"/>
      <w:marRight w:val="0"/>
      <w:marTop w:val="0"/>
      <w:marBottom w:val="0"/>
      <w:divBdr>
        <w:top w:val="none" w:sz="0" w:space="0" w:color="auto"/>
        <w:left w:val="none" w:sz="0" w:space="0" w:color="auto"/>
        <w:bottom w:val="none" w:sz="0" w:space="0" w:color="auto"/>
        <w:right w:val="none" w:sz="0" w:space="0" w:color="auto"/>
      </w:divBdr>
    </w:div>
    <w:div w:id="831290909">
      <w:bodyDiv w:val="1"/>
      <w:marLeft w:val="0"/>
      <w:marRight w:val="0"/>
      <w:marTop w:val="0"/>
      <w:marBottom w:val="0"/>
      <w:divBdr>
        <w:top w:val="none" w:sz="0" w:space="0" w:color="auto"/>
        <w:left w:val="none" w:sz="0" w:space="0" w:color="auto"/>
        <w:bottom w:val="none" w:sz="0" w:space="0" w:color="auto"/>
        <w:right w:val="none" w:sz="0" w:space="0" w:color="auto"/>
      </w:divBdr>
    </w:div>
    <w:div w:id="887568600">
      <w:bodyDiv w:val="1"/>
      <w:marLeft w:val="0"/>
      <w:marRight w:val="0"/>
      <w:marTop w:val="0"/>
      <w:marBottom w:val="0"/>
      <w:divBdr>
        <w:top w:val="none" w:sz="0" w:space="0" w:color="auto"/>
        <w:left w:val="none" w:sz="0" w:space="0" w:color="auto"/>
        <w:bottom w:val="none" w:sz="0" w:space="0" w:color="auto"/>
        <w:right w:val="none" w:sz="0" w:space="0" w:color="auto"/>
      </w:divBdr>
    </w:div>
    <w:div w:id="1811902875">
      <w:bodyDiv w:val="1"/>
      <w:marLeft w:val="0"/>
      <w:marRight w:val="0"/>
      <w:marTop w:val="0"/>
      <w:marBottom w:val="0"/>
      <w:divBdr>
        <w:top w:val="none" w:sz="0" w:space="0" w:color="auto"/>
        <w:left w:val="none" w:sz="0" w:space="0" w:color="auto"/>
        <w:bottom w:val="none" w:sz="0" w:space="0" w:color="auto"/>
        <w:right w:val="none" w:sz="0" w:space="0" w:color="auto"/>
      </w:divBdr>
    </w:div>
    <w:div w:id="1950352460">
      <w:bodyDiv w:val="1"/>
      <w:marLeft w:val="0"/>
      <w:marRight w:val="0"/>
      <w:marTop w:val="0"/>
      <w:marBottom w:val="0"/>
      <w:divBdr>
        <w:top w:val="none" w:sz="0" w:space="0" w:color="auto"/>
        <w:left w:val="none" w:sz="0" w:space="0" w:color="auto"/>
        <w:bottom w:val="none" w:sz="0" w:space="0" w:color="auto"/>
        <w:right w:val="none" w:sz="0" w:space="0" w:color="auto"/>
      </w:divBdr>
    </w:div>
    <w:div w:id="2004890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99314BE1-8863-46D4-9689-BBC3575D8C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2236</Words>
  <Characters>12751</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Mattei Vella</dc:creator>
  <cp:keywords/>
  <dc:description/>
  <cp:lastModifiedBy>Alan Gatt</cp:lastModifiedBy>
  <cp:revision>4</cp:revision>
  <dcterms:created xsi:type="dcterms:W3CDTF">2022-05-10T21:41:00Z</dcterms:created>
  <dcterms:modified xsi:type="dcterms:W3CDTF">2022-05-19T12:32:00Z</dcterms:modified>
</cp:coreProperties>
</file>